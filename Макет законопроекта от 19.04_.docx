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CE8A1" w14:textId="77777777" w:rsidR="003824BB" w:rsidRPr="00BF3B54" w:rsidRDefault="003824BB" w:rsidP="00C81440">
      <w:pPr>
        <w:pStyle w:val="a3"/>
        <w:spacing w:before="0" w:beforeAutospacing="0" w:after="120" w:afterAutospacing="0" w:line="480" w:lineRule="auto"/>
        <w:ind w:firstLine="709"/>
        <w:contextualSpacing/>
        <w:jc w:val="right"/>
        <w:rPr>
          <w:sz w:val="30"/>
          <w:szCs w:val="30"/>
        </w:rPr>
      </w:pPr>
      <w:r w:rsidRPr="00BF3B54">
        <w:rPr>
          <w:sz w:val="30"/>
          <w:szCs w:val="30"/>
        </w:rPr>
        <w:t>Проект</w:t>
      </w:r>
    </w:p>
    <w:p w14:paraId="39D53A9C" w14:textId="77777777" w:rsidR="003824BB" w:rsidRPr="00BF3B54" w:rsidRDefault="003824BB" w:rsidP="00C81440">
      <w:pPr>
        <w:pStyle w:val="a3"/>
        <w:tabs>
          <w:tab w:val="left" w:pos="2227"/>
          <w:tab w:val="center" w:pos="5032"/>
        </w:tabs>
        <w:spacing w:before="0" w:beforeAutospacing="0" w:after="120" w:afterAutospacing="0" w:line="480" w:lineRule="auto"/>
        <w:ind w:firstLine="709"/>
        <w:contextualSpacing/>
        <w:jc w:val="center"/>
        <w:rPr>
          <w:b/>
          <w:sz w:val="30"/>
          <w:szCs w:val="30"/>
        </w:rPr>
      </w:pPr>
      <w:r w:rsidRPr="00BF3B54">
        <w:rPr>
          <w:b/>
          <w:sz w:val="30"/>
          <w:szCs w:val="30"/>
        </w:rPr>
        <w:t>Федеральный закон</w:t>
      </w:r>
    </w:p>
    <w:p w14:paraId="44364F82" w14:textId="77777777" w:rsidR="003824BB" w:rsidRPr="00BF3B54" w:rsidRDefault="003824BB" w:rsidP="00C81440">
      <w:pPr>
        <w:pStyle w:val="a3"/>
        <w:spacing w:before="0" w:beforeAutospacing="0" w:after="120" w:afterAutospacing="0" w:line="480" w:lineRule="auto"/>
        <w:ind w:firstLine="709"/>
        <w:contextualSpacing/>
        <w:jc w:val="center"/>
        <w:rPr>
          <w:b/>
          <w:sz w:val="30"/>
          <w:szCs w:val="30"/>
        </w:rPr>
      </w:pPr>
      <w:r w:rsidRPr="00BF3B54">
        <w:rPr>
          <w:b/>
          <w:sz w:val="30"/>
          <w:szCs w:val="30"/>
        </w:rPr>
        <w:t>о криптоактивах в Российской Федерации</w:t>
      </w:r>
    </w:p>
    <w:sdt>
      <w:sdtPr>
        <w:rPr>
          <w:rFonts w:ascii="Times New Roman" w:eastAsiaTheme="minorHAnsi" w:hAnsi="Times New Roman" w:cstheme="minorBidi"/>
          <w:color w:val="auto"/>
          <w:sz w:val="30"/>
          <w:szCs w:val="30"/>
          <w:lang w:eastAsia="en-US"/>
        </w:rPr>
        <w:id w:val="2104212441"/>
        <w:docPartObj>
          <w:docPartGallery w:val="Table of Contents"/>
          <w:docPartUnique/>
        </w:docPartObj>
      </w:sdtPr>
      <w:sdtEndPr>
        <w:rPr>
          <w:b/>
        </w:rPr>
      </w:sdtEndPr>
      <w:sdtContent>
        <w:p w14:paraId="72950A16" w14:textId="77777777" w:rsidR="003824BB" w:rsidRPr="00BF3B54" w:rsidRDefault="003824BB" w:rsidP="00C81440">
          <w:pPr>
            <w:pStyle w:val="ab"/>
            <w:spacing w:line="480" w:lineRule="auto"/>
            <w:rPr>
              <w:rFonts w:ascii="Times New Roman" w:hAnsi="Times New Roman" w:cs="Times New Roman"/>
              <w:b/>
              <w:color w:val="000000" w:themeColor="text1"/>
              <w:sz w:val="30"/>
              <w:szCs w:val="30"/>
            </w:rPr>
          </w:pPr>
          <w:r w:rsidRPr="00BF3B54">
            <w:rPr>
              <w:rFonts w:ascii="Times New Roman" w:hAnsi="Times New Roman" w:cs="Times New Roman"/>
              <w:b/>
              <w:color w:val="000000" w:themeColor="text1"/>
              <w:sz w:val="30"/>
              <w:szCs w:val="30"/>
            </w:rPr>
            <w:t>Оглавление</w:t>
          </w:r>
        </w:p>
        <w:p w14:paraId="5AB0E25B" w14:textId="77777777" w:rsidR="003824BB" w:rsidRPr="00BF3B54" w:rsidRDefault="003824BB" w:rsidP="00C81440">
          <w:pPr>
            <w:spacing w:line="480" w:lineRule="auto"/>
            <w:rPr>
              <w:rFonts w:ascii="Times New Roman" w:hAnsi="Times New Roman"/>
              <w:b/>
              <w:sz w:val="30"/>
              <w:szCs w:val="30"/>
            </w:rPr>
          </w:pPr>
          <w:r w:rsidRPr="00BF3B54">
            <w:rPr>
              <w:rFonts w:ascii="Times New Roman" w:hAnsi="Times New Roman"/>
              <w:b/>
              <w:sz w:val="30"/>
              <w:szCs w:val="30"/>
            </w:rPr>
            <w:t>Глава 1. Общие положения</w:t>
          </w:r>
        </w:p>
        <w:p w14:paraId="4EE89A58" w14:textId="77777777" w:rsidR="003824BB" w:rsidRPr="00BF3B54" w:rsidRDefault="003824BB" w:rsidP="00C81440">
          <w:pPr>
            <w:spacing w:line="480" w:lineRule="auto"/>
            <w:rPr>
              <w:rFonts w:ascii="Times New Roman" w:hAnsi="Times New Roman" w:cs="Times New Roman"/>
              <w:b/>
              <w:sz w:val="30"/>
              <w:szCs w:val="30"/>
            </w:rPr>
          </w:pPr>
          <w:r w:rsidRPr="00BF3B54">
            <w:rPr>
              <w:rFonts w:ascii="Times New Roman" w:hAnsi="Times New Roman"/>
              <w:b/>
              <w:sz w:val="30"/>
              <w:szCs w:val="30"/>
            </w:rPr>
            <w:t xml:space="preserve">Глава 2. </w:t>
          </w:r>
          <w:r w:rsidRPr="00BF3B54">
            <w:rPr>
              <w:rFonts w:ascii="Times New Roman" w:hAnsi="Times New Roman" w:cs="Times New Roman"/>
              <w:b/>
              <w:sz w:val="30"/>
              <w:szCs w:val="30"/>
            </w:rPr>
            <w:t>Особенности допуска инвесторов к инвестированию в криптоактивы</w:t>
          </w:r>
        </w:p>
        <w:p w14:paraId="4C760147" w14:textId="77777777" w:rsidR="003824BB" w:rsidRPr="00BF3B54" w:rsidRDefault="003824BB" w:rsidP="00C81440">
          <w:pPr>
            <w:spacing w:line="480" w:lineRule="auto"/>
            <w:rPr>
              <w:rFonts w:ascii="Times New Roman" w:hAnsi="Times New Roman" w:cs="Times New Roman"/>
              <w:b/>
              <w:sz w:val="30"/>
              <w:szCs w:val="30"/>
            </w:rPr>
          </w:pPr>
          <w:r w:rsidRPr="00BF3B54">
            <w:rPr>
              <w:rFonts w:ascii="Times New Roman" w:hAnsi="Times New Roman"/>
              <w:b/>
              <w:sz w:val="30"/>
              <w:szCs w:val="30"/>
            </w:rPr>
            <w:t xml:space="preserve">Глава 3. </w:t>
          </w:r>
          <w:r w:rsidRPr="00BF3B54">
            <w:rPr>
              <w:rFonts w:ascii="Times New Roman" w:hAnsi="Times New Roman" w:cs="Times New Roman"/>
              <w:b/>
              <w:sz w:val="30"/>
              <w:szCs w:val="30"/>
            </w:rPr>
            <w:t xml:space="preserve">Раскрытие </w:t>
          </w:r>
          <w:r w:rsidR="00FD5703">
            <w:rPr>
              <w:rFonts w:ascii="Times New Roman" w:hAnsi="Times New Roman" w:cs="Times New Roman"/>
              <w:b/>
              <w:sz w:val="30"/>
              <w:szCs w:val="30"/>
            </w:rPr>
            <w:t xml:space="preserve">и предоставление </w:t>
          </w:r>
          <w:r w:rsidRPr="00BF3B54">
            <w:rPr>
              <w:rFonts w:ascii="Times New Roman" w:hAnsi="Times New Roman" w:cs="Times New Roman"/>
              <w:b/>
              <w:sz w:val="30"/>
              <w:szCs w:val="30"/>
            </w:rPr>
            <w:t xml:space="preserve">информации на рынке криптоактивов </w:t>
          </w:r>
        </w:p>
        <w:p w14:paraId="661BDC6E" w14:textId="77777777" w:rsidR="003824BB" w:rsidRPr="00BF3B54" w:rsidRDefault="003824BB" w:rsidP="00C81440">
          <w:pPr>
            <w:spacing w:line="480" w:lineRule="auto"/>
            <w:rPr>
              <w:rFonts w:ascii="Times New Roman" w:hAnsi="Times New Roman" w:cs="Times New Roman"/>
              <w:b/>
              <w:sz w:val="30"/>
              <w:szCs w:val="30"/>
            </w:rPr>
          </w:pPr>
          <w:r w:rsidRPr="00BF3B54">
            <w:rPr>
              <w:rFonts w:ascii="Times New Roman" w:hAnsi="Times New Roman"/>
              <w:b/>
              <w:sz w:val="30"/>
              <w:szCs w:val="30"/>
            </w:rPr>
            <w:t xml:space="preserve">Глава 4. </w:t>
          </w:r>
          <w:r w:rsidRPr="00BF3B54">
            <w:rPr>
              <w:rFonts w:ascii="Times New Roman" w:hAnsi="Times New Roman" w:cs="Times New Roman"/>
              <w:b/>
              <w:sz w:val="30"/>
              <w:szCs w:val="30"/>
            </w:rPr>
            <w:t>Размещение криптоактивов</w:t>
          </w:r>
        </w:p>
        <w:p w14:paraId="55E4476B" w14:textId="77777777" w:rsidR="003824BB" w:rsidRPr="00BF3B54" w:rsidRDefault="003824BB" w:rsidP="00C81440">
          <w:pPr>
            <w:spacing w:line="480" w:lineRule="auto"/>
            <w:rPr>
              <w:rFonts w:ascii="Times New Roman" w:hAnsi="Times New Roman" w:cs="Times New Roman"/>
              <w:b/>
              <w:sz w:val="30"/>
              <w:szCs w:val="30"/>
            </w:rPr>
          </w:pPr>
          <w:r w:rsidRPr="00BF3B54">
            <w:rPr>
              <w:rFonts w:ascii="Times New Roman" w:hAnsi="Times New Roman"/>
              <w:b/>
              <w:sz w:val="30"/>
              <w:szCs w:val="30"/>
            </w:rPr>
            <w:t xml:space="preserve">Глава </w:t>
          </w:r>
          <w:r w:rsidR="00AD647C" w:rsidRPr="00BF3B54">
            <w:rPr>
              <w:rFonts w:ascii="Times New Roman" w:hAnsi="Times New Roman"/>
              <w:b/>
              <w:sz w:val="30"/>
              <w:szCs w:val="30"/>
            </w:rPr>
            <w:t>6</w:t>
          </w:r>
          <w:r w:rsidRPr="00BF3B54">
            <w:rPr>
              <w:rFonts w:ascii="Times New Roman" w:hAnsi="Times New Roman"/>
              <w:b/>
              <w:sz w:val="30"/>
              <w:szCs w:val="30"/>
            </w:rPr>
            <w:t xml:space="preserve">. </w:t>
          </w:r>
          <w:r w:rsidRPr="00BF3B54">
            <w:rPr>
              <w:rFonts w:ascii="Times New Roman" w:hAnsi="Times New Roman" w:cs="Times New Roman"/>
              <w:b/>
              <w:sz w:val="30"/>
              <w:szCs w:val="30"/>
            </w:rPr>
            <w:t xml:space="preserve">Организация обращения криптоактивов </w:t>
          </w:r>
        </w:p>
        <w:p w14:paraId="3194BD72" w14:textId="77777777" w:rsidR="003824BB" w:rsidRPr="00BF3B54" w:rsidRDefault="003824BB" w:rsidP="00C81440">
          <w:pPr>
            <w:spacing w:line="480" w:lineRule="auto"/>
            <w:rPr>
              <w:rFonts w:ascii="Times New Roman" w:hAnsi="Times New Roman"/>
              <w:b/>
              <w:sz w:val="30"/>
              <w:szCs w:val="30"/>
            </w:rPr>
          </w:pPr>
          <w:r w:rsidRPr="00BF3B54">
            <w:rPr>
              <w:rFonts w:ascii="Times New Roman" w:hAnsi="Times New Roman"/>
              <w:b/>
              <w:sz w:val="30"/>
              <w:szCs w:val="30"/>
            </w:rPr>
            <w:t xml:space="preserve">Глава </w:t>
          </w:r>
          <w:r w:rsidR="003F526B" w:rsidRPr="00BF3B54">
            <w:rPr>
              <w:rFonts w:ascii="Times New Roman" w:hAnsi="Times New Roman"/>
              <w:b/>
              <w:sz w:val="30"/>
              <w:szCs w:val="30"/>
            </w:rPr>
            <w:t>7</w:t>
          </w:r>
          <w:r w:rsidRPr="00BF3B54">
            <w:rPr>
              <w:rFonts w:ascii="Times New Roman" w:hAnsi="Times New Roman"/>
              <w:b/>
              <w:sz w:val="30"/>
              <w:szCs w:val="30"/>
            </w:rPr>
            <w:t xml:space="preserve">. </w:t>
          </w:r>
          <w:r w:rsidR="002F5CB7" w:rsidRPr="00BF3B54">
            <w:rPr>
              <w:rFonts w:ascii="Times New Roman" w:hAnsi="Times New Roman"/>
              <w:b/>
              <w:sz w:val="30"/>
              <w:szCs w:val="30"/>
            </w:rPr>
            <w:t>У</w:t>
          </w:r>
          <w:r w:rsidR="003F526B" w:rsidRPr="00BF3B54">
            <w:rPr>
              <w:rFonts w:ascii="Times New Roman" w:hAnsi="Times New Roman"/>
              <w:b/>
              <w:sz w:val="30"/>
              <w:szCs w:val="30"/>
            </w:rPr>
            <w:t>чет</w:t>
          </w:r>
          <w:r w:rsidRPr="00BF3B54">
            <w:rPr>
              <w:rFonts w:ascii="Times New Roman" w:hAnsi="Times New Roman"/>
              <w:b/>
              <w:sz w:val="30"/>
              <w:szCs w:val="30"/>
            </w:rPr>
            <w:t xml:space="preserve"> </w:t>
          </w:r>
          <w:r w:rsidR="002F5CB7" w:rsidRPr="00BF3B54">
            <w:rPr>
              <w:rFonts w:ascii="Times New Roman" w:hAnsi="Times New Roman"/>
              <w:b/>
              <w:sz w:val="30"/>
              <w:szCs w:val="30"/>
            </w:rPr>
            <w:t xml:space="preserve">и хранение </w:t>
          </w:r>
          <w:r w:rsidRPr="00BF3B54">
            <w:rPr>
              <w:rFonts w:ascii="Times New Roman" w:hAnsi="Times New Roman"/>
              <w:b/>
              <w:sz w:val="30"/>
              <w:szCs w:val="30"/>
            </w:rPr>
            <w:t>криптоактивов</w:t>
          </w:r>
        </w:p>
        <w:p w14:paraId="323495A2" w14:textId="77777777" w:rsidR="0063048B" w:rsidRPr="00BF3B54" w:rsidRDefault="003F526B" w:rsidP="00C81440">
          <w:pPr>
            <w:spacing w:line="480" w:lineRule="auto"/>
            <w:rPr>
              <w:rFonts w:ascii="Times New Roman" w:hAnsi="Times New Roman"/>
              <w:b/>
              <w:sz w:val="30"/>
              <w:szCs w:val="30"/>
            </w:rPr>
          </w:pPr>
          <w:r w:rsidRPr="00BF3B54">
            <w:rPr>
              <w:rFonts w:ascii="Times New Roman" w:hAnsi="Times New Roman"/>
              <w:b/>
              <w:sz w:val="30"/>
              <w:szCs w:val="30"/>
            </w:rPr>
            <w:t>Глава 8</w:t>
          </w:r>
          <w:r w:rsidR="0063048B" w:rsidRPr="00BF3B54">
            <w:rPr>
              <w:rFonts w:ascii="Times New Roman" w:hAnsi="Times New Roman"/>
              <w:b/>
              <w:sz w:val="30"/>
              <w:szCs w:val="30"/>
            </w:rPr>
            <w:t xml:space="preserve">. Расчеты по сделкам с криптоактивами </w:t>
          </w:r>
        </w:p>
        <w:p w14:paraId="265D2BD0" w14:textId="77777777" w:rsidR="00D1460E" w:rsidRPr="00BF3B54" w:rsidRDefault="00D1460E" w:rsidP="00C81440">
          <w:pPr>
            <w:spacing w:line="480" w:lineRule="auto"/>
            <w:rPr>
              <w:rFonts w:ascii="Times New Roman" w:hAnsi="Times New Roman" w:cs="Times New Roman"/>
              <w:b/>
              <w:sz w:val="30"/>
              <w:szCs w:val="30"/>
            </w:rPr>
          </w:pPr>
          <w:r w:rsidRPr="00BF3B54">
            <w:rPr>
              <w:rFonts w:ascii="Times New Roman" w:hAnsi="Times New Roman"/>
              <w:b/>
              <w:sz w:val="30"/>
              <w:szCs w:val="30"/>
            </w:rPr>
            <w:t xml:space="preserve">Глава 9. Цифровой комплаенс </w:t>
          </w:r>
        </w:p>
        <w:p w14:paraId="5F669ABC" w14:textId="77777777" w:rsidR="003824BB" w:rsidRPr="00BF3B54" w:rsidRDefault="00D1460E" w:rsidP="00C81440">
          <w:pPr>
            <w:spacing w:line="480" w:lineRule="auto"/>
            <w:rPr>
              <w:rFonts w:ascii="Times New Roman" w:hAnsi="Times New Roman"/>
              <w:sz w:val="30"/>
              <w:szCs w:val="30"/>
            </w:rPr>
          </w:pPr>
          <w:r w:rsidRPr="00BF3B54">
            <w:rPr>
              <w:rFonts w:ascii="Times New Roman" w:hAnsi="Times New Roman" w:cs="Times New Roman"/>
              <w:b/>
              <w:sz w:val="30"/>
              <w:szCs w:val="30"/>
            </w:rPr>
            <w:t>Глава 10</w:t>
          </w:r>
          <w:r w:rsidR="003824BB" w:rsidRPr="00BF3B54">
            <w:rPr>
              <w:rFonts w:ascii="Times New Roman" w:hAnsi="Times New Roman" w:cs="Times New Roman"/>
              <w:b/>
              <w:sz w:val="30"/>
              <w:szCs w:val="30"/>
            </w:rPr>
            <w:t xml:space="preserve">. </w:t>
          </w:r>
          <w:r w:rsidR="003824BB" w:rsidRPr="00BF3B54">
            <w:rPr>
              <w:rFonts w:ascii="Times New Roman" w:hAnsi="Times New Roman"/>
              <w:b/>
              <w:sz w:val="30"/>
              <w:szCs w:val="30"/>
            </w:rPr>
            <w:t xml:space="preserve">Регулирование и надзор в сфере </w:t>
          </w:r>
          <w:r w:rsidR="00FA2267" w:rsidRPr="00BF3B54">
            <w:rPr>
              <w:rFonts w:ascii="Times New Roman" w:hAnsi="Times New Roman"/>
              <w:b/>
              <w:sz w:val="30"/>
              <w:szCs w:val="30"/>
            </w:rPr>
            <w:t>криптоактивов</w:t>
          </w:r>
        </w:p>
      </w:sdtContent>
    </w:sdt>
    <w:p w14:paraId="7E4B05C5" w14:textId="77777777" w:rsidR="003824BB" w:rsidRPr="00BF3B54" w:rsidRDefault="003824BB" w:rsidP="00C81440">
      <w:pPr>
        <w:pStyle w:val="a3"/>
        <w:spacing w:before="0" w:beforeAutospacing="0" w:after="120" w:afterAutospacing="0" w:line="276" w:lineRule="auto"/>
        <w:ind w:firstLine="709"/>
        <w:contextualSpacing/>
        <w:jc w:val="center"/>
        <w:rPr>
          <w:b/>
          <w:sz w:val="30"/>
          <w:szCs w:val="30"/>
        </w:rPr>
      </w:pPr>
    </w:p>
    <w:p w14:paraId="1F2950DA" w14:textId="6C0CDDCB" w:rsidR="003824BB" w:rsidRDefault="003824BB" w:rsidP="00C81440">
      <w:pPr>
        <w:pStyle w:val="a3"/>
        <w:spacing w:before="0" w:beforeAutospacing="0" w:after="120" w:afterAutospacing="0" w:line="276" w:lineRule="auto"/>
        <w:ind w:firstLine="709"/>
        <w:contextualSpacing/>
        <w:jc w:val="center"/>
        <w:rPr>
          <w:b/>
          <w:sz w:val="30"/>
          <w:szCs w:val="30"/>
        </w:rPr>
      </w:pPr>
    </w:p>
    <w:p w14:paraId="44A5A058" w14:textId="21052384" w:rsidR="00C81440" w:rsidRDefault="00C81440" w:rsidP="00C81440">
      <w:pPr>
        <w:pStyle w:val="a3"/>
        <w:spacing w:before="0" w:beforeAutospacing="0" w:after="120" w:afterAutospacing="0" w:line="276" w:lineRule="auto"/>
        <w:ind w:firstLine="709"/>
        <w:contextualSpacing/>
        <w:jc w:val="center"/>
        <w:rPr>
          <w:b/>
          <w:sz w:val="30"/>
          <w:szCs w:val="30"/>
        </w:rPr>
      </w:pPr>
    </w:p>
    <w:p w14:paraId="5D3046BC" w14:textId="20167496" w:rsidR="00C81440" w:rsidRDefault="00C81440" w:rsidP="00C81440">
      <w:pPr>
        <w:pStyle w:val="a3"/>
        <w:spacing w:before="0" w:beforeAutospacing="0" w:after="120" w:afterAutospacing="0" w:line="276" w:lineRule="auto"/>
        <w:ind w:firstLine="709"/>
        <w:contextualSpacing/>
        <w:jc w:val="center"/>
        <w:rPr>
          <w:b/>
          <w:sz w:val="30"/>
          <w:szCs w:val="30"/>
        </w:rPr>
      </w:pPr>
    </w:p>
    <w:p w14:paraId="1883739D" w14:textId="05F70EB4" w:rsidR="00C81440" w:rsidRDefault="00C81440" w:rsidP="00C81440">
      <w:pPr>
        <w:pStyle w:val="a3"/>
        <w:spacing w:before="0" w:beforeAutospacing="0" w:after="120" w:afterAutospacing="0" w:line="276" w:lineRule="auto"/>
        <w:ind w:firstLine="709"/>
        <w:contextualSpacing/>
        <w:jc w:val="center"/>
        <w:rPr>
          <w:b/>
          <w:sz w:val="30"/>
          <w:szCs w:val="30"/>
        </w:rPr>
      </w:pPr>
    </w:p>
    <w:p w14:paraId="0F0F7F75" w14:textId="77777777" w:rsidR="003824BB" w:rsidRPr="00BF3B54" w:rsidRDefault="003824BB" w:rsidP="00C81440">
      <w:pPr>
        <w:pStyle w:val="a3"/>
        <w:spacing w:before="0" w:beforeAutospacing="0" w:after="120" w:afterAutospacing="0" w:line="276" w:lineRule="auto"/>
        <w:ind w:firstLine="709"/>
        <w:contextualSpacing/>
        <w:jc w:val="center"/>
        <w:rPr>
          <w:b/>
          <w:sz w:val="30"/>
          <w:szCs w:val="30"/>
        </w:rPr>
      </w:pPr>
    </w:p>
    <w:p w14:paraId="60997130" w14:textId="77777777" w:rsidR="004D3BC7" w:rsidRPr="00BF3B54" w:rsidRDefault="004D3BC7" w:rsidP="00C81440">
      <w:pPr>
        <w:pStyle w:val="a3"/>
        <w:spacing w:before="0" w:beforeAutospacing="0" w:after="120" w:afterAutospacing="0" w:line="276" w:lineRule="auto"/>
        <w:ind w:firstLine="709"/>
        <w:contextualSpacing/>
        <w:jc w:val="right"/>
        <w:rPr>
          <w:sz w:val="30"/>
          <w:szCs w:val="30"/>
        </w:rPr>
      </w:pPr>
      <w:r w:rsidRPr="00BF3B54">
        <w:rPr>
          <w:sz w:val="30"/>
          <w:szCs w:val="30"/>
        </w:rPr>
        <w:t>Проект</w:t>
      </w:r>
    </w:p>
    <w:p w14:paraId="7998156D" w14:textId="77777777" w:rsidR="004D3BC7" w:rsidRPr="00BF3B54" w:rsidRDefault="004D3BC7" w:rsidP="00C81440">
      <w:pPr>
        <w:pStyle w:val="a3"/>
        <w:tabs>
          <w:tab w:val="left" w:pos="2227"/>
          <w:tab w:val="center" w:pos="5032"/>
        </w:tabs>
        <w:spacing w:before="0" w:beforeAutospacing="0" w:after="120" w:afterAutospacing="0" w:line="276" w:lineRule="auto"/>
        <w:ind w:firstLine="709"/>
        <w:contextualSpacing/>
        <w:jc w:val="center"/>
        <w:rPr>
          <w:b/>
          <w:sz w:val="30"/>
          <w:szCs w:val="30"/>
        </w:rPr>
      </w:pPr>
      <w:r w:rsidRPr="00BF3B54">
        <w:rPr>
          <w:b/>
          <w:sz w:val="30"/>
          <w:szCs w:val="30"/>
        </w:rPr>
        <w:t>Федеральный закон</w:t>
      </w:r>
    </w:p>
    <w:p w14:paraId="5A7AF261" w14:textId="77777777" w:rsidR="004D3BC7" w:rsidRPr="00BF3B54" w:rsidRDefault="004D3BC7" w:rsidP="00C81440">
      <w:pPr>
        <w:pStyle w:val="a3"/>
        <w:spacing w:before="0" w:beforeAutospacing="0" w:after="120" w:afterAutospacing="0" w:line="276" w:lineRule="auto"/>
        <w:ind w:firstLine="709"/>
        <w:contextualSpacing/>
        <w:jc w:val="center"/>
        <w:rPr>
          <w:b/>
          <w:sz w:val="30"/>
          <w:szCs w:val="30"/>
        </w:rPr>
      </w:pPr>
      <w:r w:rsidRPr="00BF3B54">
        <w:rPr>
          <w:b/>
          <w:sz w:val="30"/>
          <w:szCs w:val="30"/>
        </w:rPr>
        <w:t xml:space="preserve">о выпуске и обращении </w:t>
      </w:r>
      <w:bookmarkStart w:id="0" w:name="P153"/>
      <w:bookmarkStart w:id="1" w:name="P626"/>
      <w:bookmarkStart w:id="2" w:name="P757"/>
      <w:bookmarkStart w:id="3" w:name="P782"/>
      <w:bookmarkStart w:id="4" w:name="P790"/>
      <w:bookmarkStart w:id="5" w:name="P796"/>
      <w:bookmarkStart w:id="6" w:name="P797"/>
      <w:bookmarkStart w:id="7" w:name="P803"/>
      <w:bookmarkStart w:id="8" w:name="P804"/>
      <w:bookmarkStart w:id="9" w:name="P805"/>
      <w:bookmarkStart w:id="10" w:name="P815"/>
      <w:bookmarkStart w:id="11" w:name="P827"/>
      <w:bookmarkStart w:id="12" w:name="P828"/>
      <w:bookmarkStart w:id="13" w:name="P830"/>
      <w:bookmarkStart w:id="14" w:name="P832"/>
      <w:bookmarkStart w:id="15" w:name="P836"/>
      <w:bookmarkStart w:id="16" w:name="P838"/>
      <w:bookmarkStart w:id="17" w:name="P851"/>
      <w:bookmarkStart w:id="18" w:name="P857"/>
      <w:bookmarkStart w:id="19" w:name="P858"/>
      <w:bookmarkStart w:id="20" w:name="P881"/>
      <w:bookmarkStart w:id="21" w:name="P892"/>
      <w:bookmarkStart w:id="22" w:name="P893"/>
      <w:bookmarkStart w:id="23" w:name="P898"/>
      <w:bookmarkStart w:id="24" w:name="P901"/>
      <w:bookmarkStart w:id="25" w:name="P913"/>
      <w:bookmarkStart w:id="26" w:name="P915"/>
      <w:bookmarkStart w:id="27" w:name="P916"/>
      <w:bookmarkStart w:id="28" w:name="P962"/>
      <w:bookmarkStart w:id="29" w:name="P966"/>
      <w:bookmarkStart w:id="30" w:name="P968"/>
      <w:bookmarkStart w:id="31" w:name="P983"/>
      <w:bookmarkStart w:id="32" w:name="P989"/>
      <w:bookmarkStart w:id="33" w:name="P1086"/>
      <w:bookmarkStart w:id="34" w:name="P1088"/>
      <w:bookmarkStart w:id="35" w:name="P2406"/>
      <w:bookmarkStart w:id="36" w:name="P2425"/>
      <w:bookmarkStart w:id="37" w:name="P2864"/>
      <w:bookmarkStart w:id="38" w:name="P2865"/>
      <w:bookmarkStart w:id="39" w:name="P2886"/>
      <w:bookmarkStart w:id="40" w:name="P2891"/>
      <w:bookmarkStart w:id="41" w:name="P2897"/>
      <w:bookmarkStart w:id="42" w:name="P2902"/>
      <w:bookmarkStart w:id="43" w:name="P2904"/>
      <w:bookmarkStart w:id="44" w:name="P2907"/>
      <w:bookmarkStart w:id="45" w:name="P2908"/>
      <w:bookmarkStart w:id="46" w:name="P2909"/>
      <w:bookmarkStart w:id="47" w:name="P2935"/>
      <w:bookmarkStart w:id="48" w:name="P70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00EC4C6D" w:rsidRPr="00BF3B54">
        <w:rPr>
          <w:b/>
          <w:sz w:val="30"/>
          <w:szCs w:val="30"/>
        </w:rPr>
        <w:t>крипто</w:t>
      </w:r>
      <w:r w:rsidRPr="00BF3B54">
        <w:rPr>
          <w:b/>
          <w:sz w:val="30"/>
          <w:szCs w:val="30"/>
        </w:rPr>
        <w:t>активов в Российской Федерации</w:t>
      </w:r>
    </w:p>
    <w:p w14:paraId="39B14FC7" w14:textId="77777777" w:rsidR="00704178" w:rsidRPr="00BF3B54" w:rsidRDefault="00704178" w:rsidP="00C81440">
      <w:pPr>
        <w:pStyle w:val="2"/>
        <w:spacing w:before="0" w:after="120" w:line="276" w:lineRule="auto"/>
        <w:ind w:firstLine="709"/>
        <w:contextualSpacing/>
        <w:jc w:val="both"/>
        <w:rPr>
          <w:rFonts w:ascii="Times New Roman" w:hAnsi="Times New Roman" w:cs="Times New Roman"/>
          <w:b/>
          <w:color w:val="auto"/>
          <w:sz w:val="30"/>
          <w:szCs w:val="30"/>
        </w:rPr>
      </w:pPr>
      <w:bookmarkStart w:id="49" w:name="_Toc215852670"/>
      <w:bookmarkStart w:id="50" w:name="_Toc215864185"/>
      <w:bookmarkStart w:id="51" w:name="_Toc216253336"/>
      <w:bookmarkStart w:id="52" w:name="_Toc216345582"/>
      <w:bookmarkStart w:id="53" w:name="_Toc217059337"/>
    </w:p>
    <w:p w14:paraId="624E4548" w14:textId="77777777" w:rsidR="004D3BC7" w:rsidRPr="00BF3B54" w:rsidRDefault="00355486" w:rsidP="00C81440">
      <w:pPr>
        <w:pStyle w:val="2"/>
        <w:spacing w:before="0" w:after="120" w:line="276" w:lineRule="auto"/>
        <w:ind w:firstLine="709"/>
        <w:contextualSpacing/>
        <w:jc w:val="both"/>
        <w:rPr>
          <w:rFonts w:ascii="Times New Roman" w:hAnsi="Times New Roman" w:cs="Times New Roman"/>
          <w:b/>
          <w:color w:val="auto"/>
          <w:sz w:val="30"/>
          <w:szCs w:val="30"/>
        </w:rPr>
      </w:pPr>
      <w:bookmarkStart w:id="54" w:name="_Hlk226918628"/>
      <w:r w:rsidRPr="00BF3B54">
        <w:rPr>
          <w:rFonts w:ascii="Times New Roman" w:hAnsi="Times New Roman" w:cs="Times New Roman"/>
          <w:b/>
          <w:color w:val="auto"/>
          <w:sz w:val="30"/>
          <w:szCs w:val="30"/>
        </w:rPr>
        <w:t>ГЛАВА 1.</w:t>
      </w:r>
      <w:r w:rsidRPr="00BF3B54">
        <w:rPr>
          <w:rFonts w:ascii="Times New Roman" w:eastAsia="Times New Roman" w:hAnsi="Times New Roman" w:cs="Times New Roman"/>
          <w:b/>
          <w:color w:val="auto"/>
          <w:sz w:val="30"/>
          <w:szCs w:val="30"/>
        </w:rPr>
        <w:t xml:space="preserve"> ОБЩИЕ</w:t>
      </w:r>
      <w:r w:rsidRPr="00BF3B54">
        <w:rPr>
          <w:rFonts w:ascii="Times New Roman" w:hAnsi="Times New Roman" w:cs="Times New Roman"/>
          <w:b/>
          <w:color w:val="auto"/>
          <w:sz w:val="30"/>
          <w:szCs w:val="30"/>
        </w:rPr>
        <w:t xml:space="preserve"> ПОЛОЖЕНИЯ</w:t>
      </w:r>
      <w:bookmarkEnd w:id="49"/>
      <w:bookmarkEnd w:id="50"/>
      <w:bookmarkEnd w:id="51"/>
      <w:bookmarkEnd w:id="52"/>
      <w:bookmarkEnd w:id="53"/>
    </w:p>
    <w:p w14:paraId="6FC4B9A3" w14:textId="4048BC68" w:rsidR="004D3BC7" w:rsidRDefault="004D3BC7" w:rsidP="00C81440">
      <w:pPr>
        <w:pStyle w:val="3"/>
        <w:spacing w:after="120" w:line="276" w:lineRule="auto"/>
        <w:ind w:firstLine="709"/>
        <w:contextualSpacing/>
        <w:jc w:val="both"/>
        <w:rPr>
          <w:b/>
          <w:sz w:val="30"/>
          <w:szCs w:val="30"/>
        </w:rPr>
      </w:pPr>
      <w:bookmarkStart w:id="55" w:name="_Toc215852671"/>
      <w:bookmarkStart w:id="56" w:name="_Toc215864186"/>
      <w:bookmarkStart w:id="57" w:name="_Toc216253337"/>
      <w:bookmarkStart w:id="58" w:name="_Toc216345583"/>
      <w:bookmarkStart w:id="59" w:name="_Toc217059338"/>
      <w:r w:rsidRPr="00C81440">
        <w:rPr>
          <w:bCs/>
          <w:sz w:val="30"/>
          <w:szCs w:val="30"/>
        </w:rPr>
        <w:t>Статья 1.</w:t>
      </w:r>
      <w:r w:rsidRPr="00BF3B54">
        <w:rPr>
          <w:b/>
          <w:sz w:val="30"/>
          <w:szCs w:val="30"/>
        </w:rPr>
        <w:t xml:space="preserve"> Предмет регулирования настоящего Федерального закона</w:t>
      </w:r>
      <w:bookmarkEnd w:id="55"/>
      <w:bookmarkEnd w:id="56"/>
      <w:bookmarkEnd w:id="57"/>
      <w:bookmarkEnd w:id="58"/>
      <w:bookmarkEnd w:id="59"/>
    </w:p>
    <w:p w14:paraId="4170CAFB" w14:textId="77777777" w:rsidR="00607D96" w:rsidRPr="00C81440" w:rsidRDefault="00607D96" w:rsidP="00C81440">
      <w:pPr>
        <w:spacing w:line="276" w:lineRule="auto"/>
      </w:pPr>
    </w:p>
    <w:p w14:paraId="6912A44A"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Настоящим Федеральным законом регулируются отношения, возникающие при выпуске и обращении криптоактивов в Российской Федерации</w:t>
      </w:r>
      <w:r w:rsidR="006733DF" w:rsidRPr="00BF3B54">
        <w:rPr>
          <w:rFonts w:ascii="Times New Roman" w:hAnsi="Times New Roman" w:cs="Times New Roman"/>
          <w:sz w:val="30"/>
          <w:szCs w:val="30"/>
        </w:rPr>
        <w:t xml:space="preserve">. </w:t>
      </w:r>
    </w:p>
    <w:p w14:paraId="0B359150" w14:textId="657F6A6F" w:rsidR="004D3BC7" w:rsidRDefault="004D3BC7" w:rsidP="00C81440">
      <w:pPr>
        <w:pStyle w:val="3"/>
        <w:spacing w:after="120" w:line="276" w:lineRule="auto"/>
        <w:ind w:firstLine="709"/>
        <w:contextualSpacing/>
        <w:jc w:val="both"/>
        <w:rPr>
          <w:b/>
          <w:sz w:val="30"/>
          <w:szCs w:val="30"/>
        </w:rPr>
      </w:pPr>
      <w:bookmarkStart w:id="60" w:name="_Toc215852672"/>
      <w:bookmarkStart w:id="61" w:name="_Toc215864187"/>
      <w:bookmarkStart w:id="62" w:name="_Toc216253338"/>
      <w:bookmarkStart w:id="63" w:name="_Toc216345584"/>
      <w:bookmarkStart w:id="64" w:name="_Toc217059339"/>
      <w:r w:rsidRPr="00C81440">
        <w:rPr>
          <w:rStyle w:val="30"/>
          <w:bCs/>
          <w:sz w:val="30"/>
          <w:szCs w:val="30"/>
        </w:rPr>
        <w:t>Статья 2.</w:t>
      </w:r>
      <w:r w:rsidRPr="00BF3B54">
        <w:rPr>
          <w:rStyle w:val="30"/>
          <w:b/>
          <w:sz w:val="30"/>
          <w:szCs w:val="30"/>
        </w:rPr>
        <w:t xml:space="preserve"> Основные</w:t>
      </w:r>
      <w:r w:rsidRPr="00BF3B54">
        <w:rPr>
          <w:b/>
          <w:sz w:val="30"/>
          <w:szCs w:val="30"/>
        </w:rPr>
        <w:t xml:space="preserve"> понятия</w:t>
      </w:r>
      <w:r w:rsidRPr="00BF3B54">
        <w:rPr>
          <w:rStyle w:val="30"/>
          <w:sz w:val="30"/>
          <w:szCs w:val="30"/>
        </w:rPr>
        <w:t xml:space="preserve">, </w:t>
      </w:r>
      <w:r w:rsidRPr="00BF3B54">
        <w:rPr>
          <w:b/>
          <w:sz w:val="30"/>
          <w:szCs w:val="30"/>
        </w:rPr>
        <w:t>используемые в настоящем Федеральном законе</w:t>
      </w:r>
      <w:bookmarkEnd w:id="60"/>
      <w:bookmarkEnd w:id="61"/>
      <w:bookmarkEnd w:id="62"/>
      <w:bookmarkEnd w:id="63"/>
      <w:bookmarkEnd w:id="64"/>
    </w:p>
    <w:p w14:paraId="64231BAF" w14:textId="77777777" w:rsidR="00607D96" w:rsidRPr="00C81440" w:rsidRDefault="00607D96" w:rsidP="00C81440">
      <w:pPr>
        <w:spacing w:line="276" w:lineRule="auto"/>
      </w:pPr>
    </w:p>
    <w:p w14:paraId="21146928" w14:textId="77777777" w:rsidR="004D3BC7" w:rsidRPr="00BF3B54" w:rsidRDefault="004D3BC7" w:rsidP="00C81440">
      <w:pPr>
        <w:pStyle w:val="a3"/>
        <w:spacing w:before="0" w:beforeAutospacing="0" w:after="120" w:afterAutospacing="0" w:line="276" w:lineRule="auto"/>
        <w:ind w:firstLine="709"/>
        <w:contextualSpacing/>
        <w:jc w:val="both"/>
        <w:rPr>
          <w:sz w:val="30"/>
          <w:szCs w:val="30"/>
        </w:rPr>
      </w:pPr>
      <w:r w:rsidRPr="00BF3B54">
        <w:rPr>
          <w:sz w:val="30"/>
          <w:szCs w:val="30"/>
        </w:rPr>
        <w:t>1. В целях настоящего Федерального закона используются следующие основные понятия:</w:t>
      </w:r>
    </w:p>
    <w:p w14:paraId="2712D4C3" w14:textId="77777777" w:rsidR="004D3BC7" w:rsidRPr="00BF3B54" w:rsidRDefault="004D3BC7" w:rsidP="00C81440">
      <w:pPr>
        <w:pStyle w:val="a3"/>
        <w:spacing w:after="120" w:line="276" w:lineRule="auto"/>
        <w:ind w:firstLine="709"/>
        <w:contextualSpacing/>
        <w:jc w:val="both"/>
        <w:rPr>
          <w:sz w:val="30"/>
          <w:szCs w:val="30"/>
        </w:rPr>
      </w:pPr>
      <w:r w:rsidRPr="00BF3B54">
        <w:rPr>
          <w:sz w:val="30"/>
          <w:szCs w:val="30"/>
        </w:rPr>
        <w:t xml:space="preserve">1) криптоактивы – данные, стоимость которых поддерживается совместной работой участников сети и (или) удостоверяемым ими имуществом, обладающего следующими отличительными признаками: </w:t>
      </w:r>
    </w:p>
    <w:p w14:paraId="1878FD48" w14:textId="561496DC" w:rsidR="004D3BC7" w:rsidRPr="00BF3B54" w:rsidRDefault="004D3BC7" w:rsidP="00C81440">
      <w:pPr>
        <w:pStyle w:val="a3"/>
        <w:spacing w:after="120" w:line="276" w:lineRule="auto"/>
        <w:ind w:firstLine="709"/>
        <w:contextualSpacing/>
        <w:jc w:val="both"/>
        <w:rPr>
          <w:sz w:val="30"/>
          <w:szCs w:val="30"/>
        </w:rPr>
      </w:pPr>
      <w:r w:rsidRPr="00BF3B54">
        <w:rPr>
          <w:sz w:val="30"/>
          <w:szCs w:val="30"/>
        </w:rPr>
        <w:t>наличие свойства актива, характеризующегося экономической ценностью;</w:t>
      </w:r>
    </w:p>
    <w:p w14:paraId="74996EB9" w14:textId="77777777" w:rsidR="004D3BC7" w:rsidRPr="00BF3B54" w:rsidRDefault="004D3BC7" w:rsidP="00C81440">
      <w:pPr>
        <w:pStyle w:val="a3"/>
        <w:spacing w:after="120" w:line="276" w:lineRule="auto"/>
        <w:ind w:firstLine="709"/>
        <w:contextualSpacing/>
        <w:jc w:val="both"/>
        <w:rPr>
          <w:sz w:val="30"/>
          <w:szCs w:val="30"/>
        </w:rPr>
      </w:pPr>
      <w:r w:rsidRPr="00BF3B54">
        <w:rPr>
          <w:sz w:val="30"/>
          <w:szCs w:val="30"/>
        </w:rPr>
        <w:t xml:space="preserve">неразрывная связь криптоактива с технологией распределенного реестра, обеспечивающей особый способ хранения информации об операциях, совершенных с ним, эффективное автоматизированное управление </w:t>
      </w:r>
      <w:proofErr w:type="spellStart"/>
      <w:r w:rsidR="00EC4C6D" w:rsidRPr="00BF3B54">
        <w:rPr>
          <w:sz w:val="30"/>
          <w:szCs w:val="30"/>
        </w:rPr>
        <w:t>крипто</w:t>
      </w:r>
      <w:r w:rsidRPr="00BF3B54">
        <w:rPr>
          <w:sz w:val="30"/>
          <w:szCs w:val="30"/>
        </w:rPr>
        <w:t>активом</w:t>
      </w:r>
      <w:proofErr w:type="spellEnd"/>
      <w:r w:rsidRPr="00BF3B54">
        <w:rPr>
          <w:sz w:val="30"/>
          <w:szCs w:val="30"/>
        </w:rPr>
        <w:t xml:space="preserve"> с использованием смарт-контрактов;</w:t>
      </w:r>
    </w:p>
    <w:p w14:paraId="3D39988F" w14:textId="77777777" w:rsidR="004D3BC7" w:rsidRPr="00BF3B54" w:rsidRDefault="004D3BC7" w:rsidP="00C81440">
      <w:pPr>
        <w:pStyle w:val="a3"/>
        <w:spacing w:after="120" w:line="276" w:lineRule="auto"/>
        <w:ind w:firstLine="709"/>
        <w:contextualSpacing/>
        <w:jc w:val="both"/>
        <w:rPr>
          <w:sz w:val="30"/>
          <w:szCs w:val="30"/>
        </w:rPr>
      </w:pPr>
      <w:r w:rsidRPr="00BF3B54">
        <w:rPr>
          <w:sz w:val="30"/>
          <w:szCs w:val="30"/>
        </w:rPr>
        <w:t xml:space="preserve">особый режим доступа и распоряжения лица(-ом) к   </w:t>
      </w:r>
      <w:proofErr w:type="spellStart"/>
      <w:r w:rsidR="00EC4C6D" w:rsidRPr="00BF3B54">
        <w:rPr>
          <w:sz w:val="30"/>
          <w:szCs w:val="30"/>
        </w:rPr>
        <w:t>крипто</w:t>
      </w:r>
      <w:r w:rsidRPr="00BF3B54">
        <w:rPr>
          <w:sz w:val="30"/>
          <w:szCs w:val="30"/>
        </w:rPr>
        <w:t>активу</w:t>
      </w:r>
      <w:proofErr w:type="spellEnd"/>
      <w:r w:rsidRPr="00BF3B54">
        <w:rPr>
          <w:sz w:val="30"/>
          <w:szCs w:val="30"/>
        </w:rPr>
        <w:t>(-ом) без участия или с минимальным участием третьих лиц, с использованием или без использования посреднических финансовых институтов в информационной среде, заслуживающей доверие пользователей, благодаря свойствам, обеспечиваемым технологией распределенного реестра.</w:t>
      </w:r>
    </w:p>
    <w:p w14:paraId="659E6869" w14:textId="77777777" w:rsidR="004D3BC7" w:rsidRPr="00BF3B54" w:rsidRDefault="004D3BC7" w:rsidP="00C81440">
      <w:pPr>
        <w:pStyle w:val="a3"/>
        <w:spacing w:before="0" w:beforeAutospacing="0" w:after="120" w:afterAutospacing="0" w:line="276" w:lineRule="auto"/>
        <w:ind w:firstLine="709"/>
        <w:contextualSpacing/>
        <w:jc w:val="both"/>
        <w:rPr>
          <w:sz w:val="30"/>
          <w:szCs w:val="30"/>
        </w:rPr>
      </w:pPr>
      <w:r w:rsidRPr="00BF3B54">
        <w:rPr>
          <w:sz w:val="30"/>
          <w:szCs w:val="30"/>
        </w:rPr>
        <w:lastRenderedPageBreak/>
        <w:t>2) цифровая валюта – криптоактив, представленный совокупностью электронных данных, содержащихся в информационной системе, которое предлагается и (или) может быть принято в качестве средства платежа, не являющегося денежной единицей Российской Федерации, денежной единицей иностранного государства и (или) международной денежной или расчетной единицей, и (или) в качестве инвестиций;</w:t>
      </w:r>
    </w:p>
    <w:p w14:paraId="09186268" w14:textId="77777777" w:rsidR="004D3BC7" w:rsidRPr="00BF3B54" w:rsidRDefault="003C6D1B" w:rsidP="00C81440">
      <w:pPr>
        <w:pStyle w:val="a3"/>
        <w:spacing w:after="120" w:line="276" w:lineRule="auto"/>
        <w:ind w:firstLine="709"/>
        <w:contextualSpacing/>
        <w:jc w:val="both"/>
        <w:rPr>
          <w:sz w:val="30"/>
          <w:szCs w:val="30"/>
        </w:rPr>
      </w:pPr>
      <w:r w:rsidRPr="00BF3B54">
        <w:rPr>
          <w:sz w:val="30"/>
          <w:szCs w:val="30"/>
        </w:rPr>
        <w:t>3</w:t>
      </w:r>
      <w:r w:rsidR="004D3BC7" w:rsidRPr="00BF3B54">
        <w:rPr>
          <w:sz w:val="30"/>
          <w:szCs w:val="30"/>
        </w:rPr>
        <w:t xml:space="preserve">) цифровые финансовые активы – </w:t>
      </w:r>
      <w:r w:rsidR="003D7234" w:rsidRPr="00BF3B54">
        <w:rPr>
          <w:sz w:val="30"/>
          <w:szCs w:val="30"/>
        </w:rPr>
        <w:t xml:space="preserve">криптоактивы, </w:t>
      </w:r>
      <w:r w:rsidR="004D3BC7" w:rsidRPr="00BF3B54">
        <w:rPr>
          <w:sz w:val="30"/>
          <w:szCs w:val="30"/>
        </w:rPr>
        <w:t>удостоверяющие денежные требования, возможность осуществления прав по эмиссионным ценным бумагам, права участия в капитале непубличного акционерного общества, право требовать передачи эмиссионных ценных бумаг, которые предусмотрены решением о выпуске цифровых прав;</w:t>
      </w:r>
    </w:p>
    <w:p w14:paraId="0783F698" w14:textId="77777777" w:rsidR="00C345A1" w:rsidRPr="00BF3B54" w:rsidRDefault="004D3BC7" w:rsidP="00C81440">
      <w:pPr>
        <w:pStyle w:val="a3"/>
        <w:spacing w:after="120" w:line="276" w:lineRule="auto"/>
        <w:ind w:firstLine="709"/>
        <w:contextualSpacing/>
        <w:jc w:val="both"/>
        <w:rPr>
          <w:sz w:val="30"/>
          <w:szCs w:val="30"/>
        </w:rPr>
      </w:pPr>
      <w:r w:rsidRPr="00BF3B54">
        <w:rPr>
          <w:sz w:val="30"/>
          <w:szCs w:val="30"/>
        </w:rPr>
        <w:t>4) утилитарные цифровые права – криптоактивы, удостоверяющие право требовать передачи вещи (вещей), право требовать передачи исключительных прав на результаты интеллектуальной деятельности и (или) прав использования результатов интеллектуальной деятельности, право требовать выполнения работ и (или) оказания услуг, которые предусмотрены решением о выпуске цифровых прав</w:t>
      </w:r>
      <w:r w:rsidR="00C345A1" w:rsidRPr="00BF3B54">
        <w:rPr>
          <w:sz w:val="30"/>
          <w:szCs w:val="30"/>
        </w:rPr>
        <w:t>.</w:t>
      </w:r>
    </w:p>
    <w:p w14:paraId="6C97CB48" w14:textId="77777777" w:rsidR="00C345A1" w:rsidRPr="00BF3B54" w:rsidRDefault="00C345A1" w:rsidP="00C81440">
      <w:pPr>
        <w:pStyle w:val="a3"/>
        <w:spacing w:before="0" w:beforeAutospacing="0" w:after="120" w:afterAutospacing="0" w:line="276" w:lineRule="auto"/>
        <w:ind w:firstLine="709"/>
        <w:contextualSpacing/>
        <w:jc w:val="both"/>
        <w:rPr>
          <w:sz w:val="30"/>
          <w:szCs w:val="30"/>
        </w:rPr>
      </w:pPr>
      <w:r w:rsidRPr="00BF3B54">
        <w:rPr>
          <w:sz w:val="30"/>
          <w:szCs w:val="30"/>
        </w:rPr>
        <w:t>Утилитарными цифровыми правами не могут являться право требовать имущество, права на которое подлежат государственной регистрации, и (или) право требовать имущество, сделки с которым подлежат государственной регистрации или нотариальному удостоверению, а также право требовать документарные ценные бумаги, наличные денежные средства, в том числе иностранную валюту, за исключением памятных и инвестиционных монет, являющихся законным средством наличного платежа на территории Российской Федерации;</w:t>
      </w:r>
    </w:p>
    <w:p w14:paraId="165E6D7D" w14:textId="77777777" w:rsidR="004D3BC7" w:rsidRPr="00BF3B54" w:rsidRDefault="004D3BC7" w:rsidP="00C81440">
      <w:pPr>
        <w:pStyle w:val="a3"/>
        <w:spacing w:after="120" w:line="276" w:lineRule="auto"/>
        <w:ind w:firstLine="709"/>
        <w:contextualSpacing/>
        <w:jc w:val="both"/>
        <w:rPr>
          <w:sz w:val="30"/>
          <w:szCs w:val="30"/>
        </w:rPr>
      </w:pPr>
      <w:r w:rsidRPr="00BF3B54">
        <w:rPr>
          <w:sz w:val="30"/>
          <w:szCs w:val="30"/>
        </w:rPr>
        <w:t>5) гибридные цифровые права – криптоактивы, удостоверяющие одновременно цифровые финансовые активы или утилитарные цифровые права и иные цифровые права, в том числе цифровые финансовые активы и утилитарные цифровые права, которые предусмотрены решением о выпуске цифровых прав;</w:t>
      </w:r>
    </w:p>
    <w:p w14:paraId="3F9B1047" w14:textId="77777777" w:rsidR="004D3BC7" w:rsidRPr="00BF3B54" w:rsidRDefault="00847A8B" w:rsidP="00C81440">
      <w:pPr>
        <w:pStyle w:val="a3"/>
        <w:spacing w:before="0" w:beforeAutospacing="0" w:after="120" w:afterAutospacing="0" w:line="276" w:lineRule="auto"/>
        <w:ind w:firstLine="709"/>
        <w:contextualSpacing/>
        <w:jc w:val="both"/>
        <w:rPr>
          <w:sz w:val="30"/>
          <w:szCs w:val="30"/>
        </w:rPr>
      </w:pPr>
      <w:r w:rsidRPr="00BF3B54">
        <w:rPr>
          <w:sz w:val="30"/>
          <w:szCs w:val="30"/>
        </w:rPr>
        <w:t>6</w:t>
      </w:r>
      <w:r w:rsidR="004D3BC7" w:rsidRPr="00BF3B54">
        <w:rPr>
          <w:sz w:val="30"/>
          <w:szCs w:val="30"/>
        </w:rPr>
        <w:t xml:space="preserve">) иностранные цифровые права – обязательственные и иные права, размещение которых осуществляется не в соответствии с российским правом в информационной системе, организованной не в соответствии с российским правом, </w:t>
      </w:r>
      <w:r w:rsidR="004D3BC7" w:rsidRPr="0003339F">
        <w:rPr>
          <w:sz w:val="30"/>
          <w:szCs w:val="30"/>
          <w:highlight w:val="yellow"/>
          <w:rPrChange w:id="65" w:author="user" w:date="2026-04-13T18:48:00Z">
            <w:rPr>
              <w:sz w:val="30"/>
              <w:szCs w:val="30"/>
            </w:rPr>
          </w:rPrChange>
        </w:rPr>
        <w:t xml:space="preserve">за исключением иностранных ценных бумаг, </w:t>
      </w:r>
      <w:r w:rsidR="004D3BC7" w:rsidRPr="0003339F">
        <w:rPr>
          <w:sz w:val="30"/>
          <w:szCs w:val="30"/>
          <w:highlight w:val="yellow"/>
          <w:rPrChange w:id="66" w:author="user" w:date="2026-04-13T18:48:00Z">
            <w:rPr>
              <w:sz w:val="30"/>
              <w:szCs w:val="30"/>
            </w:rPr>
          </w:rPrChange>
        </w:rPr>
        <w:lastRenderedPageBreak/>
        <w:t>относящихся в соответствии с личным законом лица, обязанного по ним, к ценным бумагам</w:t>
      </w:r>
      <w:r w:rsidR="004D3BC7" w:rsidRPr="00BF3B54">
        <w:rPr>
          <w:sz w:val="30"/>
          <w:szCs w:val="30"/>
        </w:rPr>
        <w:t>;</w:t>
      </w:r>
    </w:p>
    <w:p w14:paraId="3ACC52A7" w14:textId="77777777" w:rsidR="00010354" w:rsidRPr="00BF3B54" w:rsidRDefault="00010354" w:rsidP="00C81440">
      <w:pPr>
        <w:pStyle w:val="a3"/>
        <w:spacing w:before="0" w:beforeAutospacing="0" w:after="120" w:afterAutospacing="0" w:line="276" w:lineRule="auto"/>
        <w:ind w:firstLine="709"/>
        <w:contextualSpacing/>
        <w:jc w:val="both"/>
        <w:rPr>
          <w:sz w:val="30"/>
          <w:szCs w:val="30"/>
        </w:rPr>
      </w:pPr>
      <w:r w:rsidRPr="00BF3B54">
        <w:rPr>
          <w:sz w:val="30"/>
          <w:szCs w:val="30"/>
        </w:rPr>
        <w:t>7) эмитент цифровых прав – юридическое лицо, индивидуальный предприниматель, исполнительный орган государственной власти, орган местного самоуправления, который несет от своего имени или от имени публичного-правового образования обязательства перед обладателями цифровых прав;</w:t>
      </w:r>
    </w:p>
    <w:p w14:paraId="4B8BA8DC" w14:textId="77777777" w:rsidR="00010354" w:rsidRPr="00BF3B54" w:rsidRDefault="00010354" w:rsidP="00C81440">
      <w:pPr>
        <w:pStyle w:val="a3"/>
        <w:spacing w:before="0" w:beforeAutospacing="0" w:after="120" w:afterAutospacing="0" w:line="276" w:lineRule="auto"/>
        <w:ind w:firstLine="709"/>
        <w:contextualSpacing/>
        <w:jc w:val="both"/>
        <w:rPr>
          <w:sz w:val="30"/>
          <w:szCs w:val="30"/>
        </w:rPr>
      </w:pPr>
      <w:r w:rsidRPr="00BF3B54">
        <w:rPr>
          <w:sz w:val="30"/>
          <w:szCs w:val="30"/>
        </w:rPr>
        <w:t>8) обладатель цифровых прав – лицо, по цифровому счету обладателя которого внесена запись об этом или лицо, которое имеет возможность распоряжаться цифровыми правами в информационной системе на основе распределенного реестра, организованной не в соответствии российским правом.</w:t>
      </w:r>
    </w:p>
    <w:p w14:paraId="47D9D1BE" w14:textId="6EEC50F5" w:rsidR="004A5A34" w:rsidRPr="00BF3B54" w:rsidRDefault="00010354" w:rsidP="00C81440">
      <w:pPr>
        <w:pStyle w:val="a3"/>
        <w:spacing w:before="0" w:beforeAutospacing="0" w:after="120" w:afterAutospacing="0" w:line="276" w:lineRule="auto"/>
        <w:ind w:firstLine="709"/>
        <w:contextualSpacing/>
        <w:jc w:val="both"/>
        <w:rPr>
          <w:sz w:val="30"/>
          <w:szCs w:val="30"/>
        </w:rPr>
      </w:pPr>
      <w:r w:rsidRPr="00BF3B54">
        <w:rPr>
          <w:sz w:val="30"/>
          <w:szCs w:val="30"/>
        </w:rPr>
        <w:t>10</w:t>
      </w:r>
      <w:r w:rsidR="004A5A34" w:rsidRPr="00BF3B54">
        <w:rPr>
          <w:sz w:val="30"/>
          <w:szCs w:val="30"/>
        </w:rPr>
        <w:t xml:space="preserve">) доступ инвесторов к инвестированию в криптоактивы </w:t>
      </w:r>
      <w:r w:rsidR="00C81440" w:rsidRPr="00BF3B54">
        <w:rPr>
          <w:sz w:val="30"/>
          <w:szCs w:val="30"/>
        </w:rPr>
        <w:t>- возможность</w:t>
      </w:r>
      <w:r w:rsidR="004A5A34" w:rsidRPr="00BF3B54">
        <w:rPr>
          <w:sz w:val="30"/>
          <w:szCs w:val="30"/>
        </w:rPr>
        <w:t xml:space="preserve"> свободного и (или) ограниченного инвестирования в криптоактивы физическими лицами - гражданами Российской Федерации и российскими юридическими лицами, определенная настоящим Федеральным законом, нормативными активами Банка России;</w:t>
      </w:r>
    </w:p>
    <w:p w14:paraId="0A504D5A" w14:textId="77777777" w:rsidR="00C71EBD" w:rsidRPr="00BF3B54" w:rsidRDefault="00010354" w:rsidP="00C81440">
      <w:pPr>
        <w:pStyle w:val="a3"/>
        <w:spacing w:after="120" w:line="276" w:lineRule="auto"/>
        <w:ind w:firstLine="709"/>
        <w:contextualSpacing/>
        <w:jc w:val="both"/>
        <w:rPr>
          <w:sz w:val="30"/>
          <w:szCs w:val="30"/>
        </w:rPr>
      </w:pPr>
      <w:r w:rsidRPr="00BF3B54">
        <w:rPr>
          <w:sz w:val="30"/>
          <w:szCs w:val="30"/>
        </w:rPr>
        <w:t>11</w:t>
      </w:r>
      <w:r w:rsidR="00C71EBD" w:rsidRPr="00BF3B54">
        <w:rPr>
          <w:sz w:val="30"/>
          <w:szCs w:val="30"/>
        </w:rPr>
        <w:t>) раскрытие информации на рынке криптоактивов – обеспечение доступности информации неопределенному кругу лиц путем размещения информации в свободном доступе в информационно-телекоммуникационной сети «Интернет»</w:t>
      </w:r>
      <w:r w:rsidRPr="00BF3B54">
        <w:rPr>
          <w:sz w:val="30"/>
          <w:szCs w:val="30"/>
        </w:rPr>
        <w:t>;</w:t>
      </w:r>
    </w:p>
    <w:p w14:paraId="45B43BAE" w14:textId="77777777" w:rsidR="00C71EBD" w:rsidRPr="00BF3B54" w:rsidRDefault="00010354" w:rsidP="00C81440">
      <w:pPr>
        <w:pStyle w:val="a3"/>
        <w:spacing w:after="120" w:line="276" w:lineRule="auto"/>
        <w:ind w:firstLine="709"/>
        <w:contextualSpacing/>
        <w:jc w:val="both"/>
        <w:rPr>
          <w:sz w:val="30"/>
          <w:szCs w:val="30"/>
        </w:rPr>
      </w:pPr>
      <w:r w:rsidRPr="00BF3B54">
        <w:rPr>
          <w:sz w:val="30"/>
          <w:szCs w:val="30"/>
        </w:rPr>
        <w:t>12</w:t>
      </w:r>
      <w:r w:rsidR="00C71EBD" w:rsidRPr="00BF3B54">
        <w:rPr>
          <w:sz w:val="30"/>
          <w:szCs w:val="30"/>
        </w:rPr>
        <w:t>) предоставление информации на рынке криптоактивов – действия указанного оператора, направленные на получение информации пользователями информационной системы, в которой осуществляется выпуск цифровых финансовых активов, и (или) передачу информации инвестором и</w:t>
      </w:r>
      <w:r w:rsidRPr="00BF3B54">
        <w:rPr>
          <w:sz w:val="30"/>
          <w:szCs w:val="30"/>
        </w:rPr>
        <w:t xml:space="preserve"> (или) потенциальным инвесторам;</w:t>
      </w:r>
      <w:r w:rsidR="00C71EBD" w:rsidRPr="00BF3B54">
        <w:rPr>
          <w:sz w:val="30"/>
          <w:szCs w:val="30"/>
        </w:rPr>
        <w:t xml:space="preserve"> </w:t>
      </w:r>
    </w:p>
    <w:p w14:paraId="2E624EB7" w14:textId="77777777" w:rsidR="00C45000" w:rsidRPr="00BF3B54" w:rsidRDefault="00010354" w:rsidP="00C81440">
      <w:pPr>
        <w:pStyle w:val="a3"/>
        <w:spacing w:before="0" w:beforeAutospacing="0" w:after="120" w:afterAutospacing="0" w:line="276" w:lineRule="auto"/>
        <w:ind w:firstLine="709"/>
        <w:contextualSpacing/>
        <w:jc w:val="both"/>
        <w:rPr>
          <w:sz w:val="30"/>
          <w:szCs w:val="30"/>
        </w:rPr>
      </w:pPr>
      <w:r w:rsidRPr="00BF3B54">
        <w:rPr>
          <w:sz w:val="30"/>
          <w:szCs w:val="30"/>
        </w:rPr>
        <w:t>13</w:t>
      </w:r>
      <w:r w:rsidR="00C45000" w:rsidRPr="00BF3B54">
        <w:rPr>
          <w:sz w:val="30"/>
          <w:szCs w:val="30"/>
        </w:rPr>
        <w:t xml:space="preserve">) размещение цифровых прав - отчуждение эмиссионных ценных бумаг эмитентом первым владельцам путем заключения гражданско-правовых сделок; </w:t>
      </w:r>
    </w:p>
    <w:p w14:paraId="0C72876B" w14:textId="77777777" w:rsidR="00C45000" w:rsidRPr="00BF3B54" w:rsidRDefault="00C45000" w:rsidP="00C81440">
      <w:pPr>
        <w:pStyle w:val="a3"/>
        <w:spacing w:before="0" w:beforeAutospacing="0" w:after="120" w:afterAutospacing="0" w:line="276" w:lineRule="auto"/>
        <w:ind w:firstLine="709"/>
        <w:contextualSpacing/>
        <w:jc w:val="both"/>
        <w:rPr>
          <w:sz w:val="30"/>
          <w:szCs w:val="30"/>
        </w:rPr>
      </w:pPr>
      <w:r w:rsidRPr="00BF3B54">
        <w:rPr>
          <w:sz w:val="30"/>
          <w:szCs w:val="30"/>
        </w:rPr>
        <w:t>1</w:t>
      </w:r>
      <w:r w:rsidR="00010354" w:rsidRPr="00BF3B54">
        <w:rPr>
          <w:sz w:val="30"/>
          <w:szCs w:val="30"/>
        </w:rPr>
        <w:t>4</w:t>
      </w:r>
      <w:r w:rsidRPr="00BF3B54">
        <w:rPr>
          <w:sz w:val="30"/>
          <w:szCs w:val="30"/>
        </w:rPr>
        <w:t xml:space="preserve">) обращение </w:t>
      </w:r>
      <w:r w:rsidR="00F60E9D" w:rsidRPr="00BF3B54">
        <w:rPr>
          <w:sz w:val="30"/>
          <w:szCs w:val="30"/>
        </w:rPr>
        <w:t>криптоактивов</w:t>
      </w:r>
      <w:r w:rsidRPr="00BF3B54">
        <w:rPr>
          <w:sz w:val="30"/>
          <w:szCs w:val="30"/>
        </w:rPr>
        <w:t xml:space="preserve"> - заключение гражданско-правовых сделок, влекущих за собой переход прав на </w:t>
      </w:r>
      <w:r w:rsidR="00F60E9D" w:rsidRPr="00BF3B54">
        <w:rPr>
          <w:sz w:val="30"/>
          <w:szCs w:val="30"/>
        </w:rPr>
        <w:t>цифровые права</w:t>
      </w:r>
      <w:r w:rsidRPr="00BF3B54">
        <w:rPr>
          <w:sz w:val="30"/>
          <w:szCs w:val="30"/>
        </w:rPr>
        <w:t xml:space="preserve">; </w:t>
      </w:r>
    </w:p>
    <w:p w14:paraId="20C1CB8C" w14:textId="14A1FDD2" w:rsidR="003C6D1B" w:rsidRPr="0003339F" w:rsidDel="0003339F" w:rsidRDefault="0003339F" w:rsidP="00C81440">
      <w:pPr>
        <w:pStyle w:val="a3"/>
        <w:spacing w:before="0" w:beforeAutospacing="0" w:after="120" w:afterAutospacing="0" w:line="276" w:lineRule="auto"/>
        <w:ind w:firstLine="709"/>
        <w:contextualSpacing/>
        <w:jc w:val="both"/>
        <w:rPr>
          <w:moveFrom w:id="67" w:author="user" w:date="2026-04-13T18:47:00Z"/>
          <w:sz w:val="30"/>
          <w:szCs w:val="30"/>
          <w:highlight w:val="green"/>
          <w:rPrChange w:id="68" w:author="user" w:date="2026-04-13T18:47:00Z">
            <w:rPr>
              <w:moveFrom w:id="69" w:author="user" w:date="2026-04-13T18:47:00Z"/>
              <w:sz w:val="30"/>
              <w:szCs w:val="30"/>
            </w:rPr>
          </w:rPrChange>
        </w:rPr>
      </w:pPr>
      <w:ins w:id="70" w:author="user" w:date="2026-04-13T18:46:00Z">
        <w:r w:rsidRPr="0003339F">
          <w:rPr>
            <w:sz w:val="30"/>
            <w:szCs w:val="30"/>
            <w:highlight w:val="green"/>
            <w:lang w:val="en-GB"/>
            <w:rPrChange w:id="71" w:author="user" w:date="2026-04-13T18:47:00Z">
              <w:rPr>
                <w:sz w:val="30"/>
                <w:szCs w:val="30"/>
                <w:lang w:val="en-GB"/>
              </w:rPr>
            </w:rPrChange>
          </w:rPr>
          <w:t xml:space="preserve">15) </w:t>
        </w:r>
        <w:r w:rsidRPr="0003339F">
          <w:rPr>
            <w:sz w:val="30"/>
            <w:szCs w:val="30"/>
            <w:highlight w:val="green"/>
            <w:rPrChange w:id="72" w:author="user" w:date="2026-04-13T18:47:00Z">
              <w:rPr>
                <w:sz w:val="30"/>
                <w:szCs w:val="30"/>
              </w:rPr>
            </w:rPrChange>
          </w:rPr>
          <w:t xml:space="preserve">учет и хранение криптоактивов - </w:t>
        </w:r>
      </w:ins>
      <w:moveFromRangeStart w:id="73" w:author="user" w:date="2026-04-13T18:47:00Z" w:name="move226998471"/>
      <w:commentRangeStart w:id="74"/>
      <w:moveFrom w:id="75" w:author="user" w:date="2026-04-13T18:47:00Z">
        <w:r w:rsidR="00010354" w:rsidRPr="0003339F" w:rsidDel="0003339F">
          <w:rPr>
            <w:sz w:val="30"/>
            <w:szCs w:val="30"/>
            <w:highlight w:val="green"/>
            <w:rPrChange w:id="76" w:author="user" w:date="2026-04-13T18:47:00Z">
              <w:rPr>
                <w:sz w:val="30"/>
                <w:szCs w:val="30"/>
              </w:rPr>
            </w:rPrChange>
          </w:rPr>
          <w:t>15</w:t>
        </w:r>
        <w:r w:rsidR="003C6D1B" w:rsidRPr="0003339F" w:rsidDel="0003339F">
          <w:rPr>
            <w:sz w:val="30"/>
            <w:szCs w:val="30"/>
            <w:highlight w:val="green"/>
            <w:rPrChange w:id="77" w:author="user" w:date="2026-04-13T18:47:00Z">
              <w:rPr>
                <w:sz w:val="30"/>
                <w:szCs w:val="30"/>
              </w:rPr>
            </w:rPrChange>
          </w:rPr>
          <w:t xml:space="preserve">) информационная среда размещения и </w:t>
        </w:r>
        <w:commentRangeStart w:id="78"/>
        <w:r w:rsidR="003C6D1B" w:rsidRPr="0003339F" w:rsidDel="0003339F">
          <w:rPr>
            <w:sz w:val="30"/>
            <w:szCs w:val="30"/>
            <w:highlight w:val="green"/>
            <w:rPrChange w:id="79" w:author="user" w:date="2026-04-13T18:47:00Z">
              <w:rPr>
                <w:sz w:val="30"/>
                <w:szCs w:val="30"/>
              </w:rPr>
            </w:rPrChange>
          </w:rPr>
          <w:t>(</w:t>
        </w:r>
        <w:commentRangeEnd w:id="78"/>
        <w:r w:rsidR="009C7397" w:rsidRPr="0003339F" w:rsidDel="0003339F">
          <w:rPr>
            <w:rStyle w:val="a4"/>
            <w:rFonts w:asciiTheme="minorHAnsi" w:eastAsiaTheme="minorHAnsi" w:hAnsiTheme="minorHAnsi" w:cstheme="minorBidi"/>
            <w:highlight w:val="green"/>
            <w:lang w:eastAsia="en-US"/>
            <w:rPrChange w:id="80" w:author="user" w:date="2026-04-13T18:47:00Z">
              <w:rPr>
                <w:rStyle w:val="a4"/>
                <w:rFonts w:asciiTheme="minorHAnsi" w:eastAsiaTheme="minorHAnsi" w:hAnsiTheme="minorHAnsi" w:cstheme="minorBidi"/>
                <w:lang w:eastAsia="en-US"/>
              </w:rPr>
            </w:rPrChange>
          </w:rPr>
          <w:commentReference w:id="78"/>
        </w:r>
        <w:r w:rsidR="003C6D1B" w:rsidRPr="0003339F" w:rsidDel="0003339F">
          <w:rPr>
            <w:sz w:val="30"/>
            <w:szCs w:val="30"/>
            <w:highlight w:val="green"/>
            <w:rPrChange w:id="81" w:author="user" w:date="2026-04-13T18:47:00Z">
              <w:rPr>
                <w:sz w:val="30"/>
                <w:szCs w:val="30"/>
              </w:rPr>
            </w:rPrChange>
          </w:rPr>
          <w:t>или) обращения криптоактива – информационная система или несколько связанных между собой информационных систем, включая цифровую платформу, в которой или которых размещается и обращается криптоактив;</w:t>
        </w:r>
      </w:moveFrom>
    </w:p>
    <w:p w14:paraId="45AA6BC3" w14:textId="54990249" w:rsidR="00044C16" w:rsidRPr="0003339F" w:rsidDel="0003339F" w:rsidRDefault="00010354" w:rsidP="00C81440">
      <w:pPr>
        <w:pStyle w:val="a3"/>
        <w:spacing w:before="0" w:beforeAutospacing="0" w:after="120" w:afterAutospacing="0" w:line="276" w:lineRule="auto"/>
        <w:ind w:firstLine="709"/>
        <w:contextualSpacing/>
        <w:jc w:val="both"/>
        <w:rPr>
          <w:moveFrom w:id="82" w:author="user" w:date="2026-04-13T18:47:00Z"/>
          <w:sz w:val="30"/>
          <w:szCs w:val="30"/>
          <w:highlight w:val="green"/>
          <w:rPrChange w:id="83" w:author="user" w:date="2026-04-13T18:47:00Z">
            <w:rPr>
              <w:moveFrom w:id="84" w:author="user" w:date="2026-04-13T18:47:00Z"/>
              <w:sz w:val="30"/>
              <w:szCs w:val="30"/>
            </w:rPr>
          </w:rPrChange>
        </w:rPr>
      </w:pPr>
      <w:moveFrom w:id="85" w:author="user" w:date="2026-04-13T18:47:00Z">
        <w:r w:rsidRPr="0003339F" w:rsidDel="0003339F">
          <w:rPr>
            <w:sz w:val="30"/>
            <w:szCs w:val="30"/>
            <w:highlight w:val="green"/>
            <w:rPrChange w:id="86" w:author="user" w:date="2026-04-13T18:47:00Z">
              <w:rPr>
                <w:sz w:val="30"/>
                <w:szCs w:val="30"/>
              </w:rPr>
            </w:rPrChange>
          </w:rPr>
          <w:t>16</w:t>
        </w:r>
        <w:r w:rsidR="00044C16" w:rsidRPr="0003339F" w:rsidDel="0003339F">
          <w:rPr>
            <w:sz w:val="30"/>
            <w:szCs w:val="30"/>
            <w:highlight w:val="green"/>
            <w:rPrChange w:id="87" w:author="user" w:date="2026-04-13T18:47:00Z">
              <w:rPr>
                <w:sz w:val="30"/>
                <w:szCs w:val="30"/>
              </w:rPr>
            </w:rPrChange>
          </w:rPr>
          <w:t xml:space="preserve">) цифровая платформа </w:t>
        </w:r>
        <w:r w:rsidR="00BD2D6D" w:rsidRPr="0003339F" w:rsidDel="0003339F">
          <w:rPr>
            <w:sz w:val="30"/>
            <w:szCs w:val="30"/>
            <w:highlight w:val="green"/>
            <w:rPrChange w:id="88" w:author="user" w:date="2026-04-13T18:47:00Z">
              <w:rPr>
                <w:sz w:val="30"/>
                <w:szCs w:val="30"/>
              </w:rPr>
            </w:rPrChange>
          </w:rPr>
          <w:t>–</w:t>
        </w:r>
        <w:r w:rsidR="00044C16" w:rsidRPr="0003339F" w:rsidDel="0003339F">
          <w:rPr>
            <w:sz w:val="30"/>
            <w:szCs w:val="30"/>
            <w:highlight w:val="green"/>
            <w:rPrChange w:id="89" w:author="user" w:date="2026-04-13T18:47:00Z">
              <w:rPr>
                <w:sz w:val="30"/>
                <w:szCs w:val="30"/>
              </w:rPr>
            </w:rPrChange>
          </w:rPr>
          <w:t xml:space="preserve"> информационная система на основе распределенного реестра, посредством которой взаимодействуют</w:t>
        </w:r>
        <w:r w:rsidR="009A41DC" w:rsidRPr="0003339F" w:rsidDel="0003339F">
          <w:rPr>
            <w:sz w:val="30"/>
            <w:szCs w:val="30"/>
            <w:highlight w:val="green"/>
            <w:rPrChange w:id="90" w:author="user" w:date="2026-04-13T18:47:00Z">
              <w:rPr>
                <w:sz w:val="30"/>
                <w:szCs w:val="30"/>
              </w:rPr>
            </w:rPrChange>
          </w:rPr>
          <w:t xml:space="preserve"> </w:t>
        </w:r>
        <w:r w:rsidR="00704178" w:rsidRPr="0003339F" w:rsidDel="0003339F">
          <w:rPr>
            <w:sz w:val="30"/>
            <w:szCs w:val="30"/>
            <w:highlight w:val="green"/>
            <w:rPrChange w:id="91" w:author="user" w:date="2026-04-13T18:47:00Z">
              <w:rPr>
                <w:sz w:val="30"/>
                <w:szCs w:val="30"/>
              </w:rPr>
            </w:rPrChange>
          </w:rPr>
          <w:t xml:space="preserve">пользователи цифровой платформы между собой и ее </w:t>
        </w:r>
        <w:r w:rsidR="009A41DC" w:rsidRPr="0003339F" w:rsidDel="0003339F">
          <w:rPr>
            <w:sz w:val="30"/>
            <w:szCs w:val="30"/>
            <w:highlight w:val="green"/>
            <w:rPrChange w:id="92" w:author="user" w:date="2026-04-13T18:47:00Z">
              <w:rPr>
                <w:sz w:val="30"/>
                <w:szCs w:val="30"/>
              </w:rPr>
            </w:rPrChange>
          </w:rPr>
          <w:t xml:space="preserve">оператор </w:t>
        </w:r>
        <w:r w:rsidR="00044C16" w:rsidRPr="0003339F" w:rsidDel="0003339F">
          <w:rPr>
            <w:sz w:val="30"/>
            <w:szCs w:val="30"/>
            <w:highlight w:val="green"/>
            <w:rPrChange w:id="93" w:author="user" w:date="2026-04-13T18:47:00Z">
              <w:rPr>
                <w:sz w:val="30"/>
                <w:szCs w:val="30"/>
              </w:rPr>
            </w:rPrChange>
          </w:rPr>
          <w:t>в целях сове</w:t>
        </w:r>
        <w:r w:rsidR="00704178" w:rsidRPr="0003339F" w:rsidDel="0003339F">
          <w:rPr>
            <w:sz w:val="30"/>
            <w:szCs w:val="30"/>
            <w:highlight w:val="green"/>
            <w:rPrChange w:id="94" w:author="user" w:date="2026-04-13T18:47:00Z">
              <w:rPr>
                <w:sz w:val="30"/>
                <w:szCs w:val="30"/>
              </w:rPr>
            </w:rPrChange>
          </w:rPr>
          <w:t>ршения сделок с криптоактивами</w:t>
        </w:r>
        <w:commentRangeStart w:id="95"/>
        <w:r w:rsidR="00044C16" w:rsidRPr="0003339F" w:rsidDel="0003339F">
          <w:rPr>
            <w:sz w:val="30"/>
            <w:szCs w:val="30"/>
            <w:highlight w:val="green"/>
            <w:rPrChange w:id="96" w:author="user" w:date="2026-04-13T18:47:00Z">
              <w:rPr>
                <w:sz w:val="30"/>
                <w:szCs w:val="30"/>
              </w:rPr>
            </w:rPrChange>
          </w:rPr>
          <w:t>;</w:t>
        </w:r>
        <w:commentRangeEnd w:id="95"/>
        <w:r w:rsidR="00853932" w:rsidRPr="0003339F" w:rsidDel="0003339F">
          <w:rPr>
            <w:rStyle w:val="a4"/>
            <w:rFonts w:asciiTheme="minorHAnsi" w:eastAsiaTheme="minorHAnsi" w:hAnsiTheme="minorHAnsi" w:cstheme="minorBidi"/>
            <w:highlight w:val="green"/>
            <w:lang w:eastAsia="en-US"/>
            <w:rPrChange w:id="97" w:author="user" w:date="2026-04-13T18:47:00Z">
              <w:rPr>
                <w:rStyle w:val="a4"/>
                <w:rFonts w:asciiTheme="minorHAnsi" w:eastAsiaTheme="minorHAnsi" w:hAnsiTheme="minorHAnsi" w:cstheme="minorBidi"/>
                <w:lang w:eastAsia="en-US"/>
              </w:rPr>
            </w:rPrChange>
          </w:rPr>
          <w:commentReference w:id="95"/>
        </w:r>
        <w:commentRangeEnd w:id="74"/>
        <w:r w:rsidR="009C7397" w:rsidRPr="0003339F" w:rsidDel="0003339F">
          <w:rPr>
            <w:rStyle w:val="a4"/>
            <w:rFonts w:asciiTheme="minorHAnsi" w:eastAsiaTheme="minorHAnsi" w:hAnsiTheme="minorHAnsi" w:cstheme="minorBidi"/>
            <w:highlight w:val="green"/>
            <w:lang w:eastAsia="en-US"/>
            <w:rPrChange w:id="98" w:author="user" w:date="2026-04-13T18:47:00Z">
              <w:rPr>
                <w:rStyle w:val="a4"/>
                <w:rFonts w:asciiTheme="minorHAnsi" w:eastAsiaTheme="minorHAnsi" w:hAnsiTheme="minorHAnsi" w:cstheme="minorBidi"/>
                <w:lang w:eastAsia="en-US"/>
              </w:rPr>
            </w:rPrChange>
          </w:rPr>
          <w:commentReference w:id="74"/>
        </w:r>
      </w:moveFrom>
    </w:p>
    <w:p w14:paraId="35F4F0A1" w14:textId="654A41E5" w:rsidR="00BD2D6D" w:rsidRPr="00BF3B54" w:rsidDel="0003339F" w:rsidRDefault="009A41DC" w:rsidP="00C81440">
      <w:pPr>
        <w:pStyle w:val="a3"/>
        <w:spacing w:before="0" w:beforeAutospacing="0" w:after="120" w:afterAutospacing="0" w:line="276" w:lineRule="auto"/>
        <w:ind w:firstLine="709"/>
        <w:contextualSpacing/>
        <w:jc w:val="both"/>
        <w:rPr>
          <w:moveFrom w:id="99" w:author="user" w:date="2026-04-13T18:47:00Z"/>
          <w:sz w:val="30"/>
          <w:szCs w:val="30"/>
        </w:rPr>
      </w:pPr>
      <w:moveFrom w:id="100" w:author="user" w:date="2026-04-13T18:47:00Z">
        <w:r w:rsidRPr="0003339F" w:rsidDel="0003339F">
          <w:rPr>
            <w:sz w:val="30"/>
            <w:szCs w:val="30"/>
            <w:highlight w:val="green"/>
            <w:rPrChange w:id="101" w:author="user" w:date="2026-04-13T18:47:00Z">
              <w:rPr>
                <w:sz w:val="30"/>
                <w:szCs w:val="30"/>
              </w:rPr>
            </w:rPrChange>
          </w:rPr>
          <w:t>1</w:t>
        </w:r>
        <w:r w:rsidR="00010354" w:rsidRPr="0003339F" w:rsidDel="0003339F">
          <w:rPr>
            <w:sz w:val="30"/>
            <w:szCs w:val="30"/>
            <w:highlight w:val="green"/>
            <w:rPrChange w:id="102" w:author="user" w:date="2026-04-13T18:47:00Z">
              <w:rPr>
                <w:sz w:val="30"/>
                <w:szCs w:val="30"/>
              </w:rPr>
            </w:rPrChange>
          </w:rPr>
          <w:t>7</w:t>
        </w:r>
        <w:r w:rsidR="004D3BC7" w:rsidRPr="0003339F" w:rsidDel="0003339F">
          <w:rPr>
            <w:sz w:val="30"/>
            <w:szCs w:val="30"/>
            <w:highlight w:val="green"/>
            <w:rPrChange w:id="103" w:author="user" w:date="2026-04-13T18:47:00Z">
              <w:rPr>
                <w:sz w:val="30"/>
                <w:szCs w:val="30"/>
              </w:rPr>
            </w:rPrChange>
          </w:rPr>
          <w:t>) распределенный реестр – совокупность баз данных, тождественность содержащейся информации в которых обеспечивается на основе установленных алгоритмов (алгоритма) узлами информационной системы;</w:t>
        </w:r>
      </w:moveFrom>
    </w:p>
    <w:moveFromRangeEnd w:id="73"/>
    <w:p w14:paraId="53D9CCB5" w14:textId="77777777" w:rsidR="0003339F" w:rsidRDefault="0003339F" w:rsidP="00C81440">
      <w:pPr>
        <w:pStyle w:val="a3"/>
        <w:spacing w:before="240" w:beforeAutospacing="0" w:after="120" w:afterAutospacing="0" w:line="276" w:lineRule="auto"/>
        <w:ind w:firstLine="709"/>
        <w:contextualSpacing/>
        <w:jc w:val="both"/>
        <w:rPr>
          <w:ins w:id="104" w:author="user" w:date="2026-04-13T18:46:00Z"/>
          <w:sz w:val="30"/>
          <w:szCs w:val="30"/>
        </w:rPr>
      </w:pPr>
    </w:p>
    <w:p w14:paraId="10C033B2" w14:textId="6CCEC7F4" w:rsidR="0063048B" w:rsidRPr="00BF3B54" w:rsidRDefault="0063048B" w:rsidP="00C81440">
      <w:pPr>
        <w:pStyle w:val="a3"/>
        <w:spacing w:before="240" w:beforeAutospacing="0" w:after="120" w:afterAutospacing="0" w:line="276" w:lineRule="auto"/>
        <w:ind w:firstLine="709"/>
        <w:contextualSpacing/>
        <w:jc w:val="both"/>
        <w:rPr>
          <w:sz w:val="30"/>
          <w:szCs w:val="30"/>
        </w:rPr>
      </w:pPr>
      <w:r w:rsidRPr="0003339F">
        <w:rPr>
          <w:sz w:val="30"/>
          <w:szCs w:val="30"/>
          <w:highlight w:val="yellow"/>
          <w:rPrChange w:id="105" w:author="user" w:date="2026-04-13T18:47:00Z">
            <w:rPr>
              <w:sz w:val="30"/>
              <w:szCs w:val="30"/>
            </w:rPr>
          </w:rPrChange>
        </w:rPr>
        <w:t>1</w:t>
      </w:r>
      <w:r w:rsidR="00010354" w:rsidRPr="0003339F">
        <w:rPr>
          <w:sz w:val="30"/>
          <w:szCs w:val="30"/>
          <w:highlight w:val="yellow"/>
          <w:rPrChange w:id="106" w:author="user" w:date="2026-04-13T18:47:00Z">
            <w:rPr>
              <w:sz w:val="30"/>
              <w:szCs w:val="30"/>
            </w:rPr>
          </w:rPrChange>
        </w:rPr>
        <w:t>8</w:t>
      </w:r>
      <w:r w:rsidRPr="0003339F">
        <w:rPr>
          <w:sz w:val="30"/>
          <w:szCs w:val="30"/>
          <w:highlight w:val="yellow"/>
          <w:rPrChange w:id="107" w:author="user" w:date="2026-04-13T18:47:00Z">
            <w:rPr>
              <w:sz w:val="30"/>
              <w:szCs w:val="30"/>
            </w:rPr>
          </w:rPrChange>
        </w:rPr>
        <w:t xml:space="preserve">) майнинг – деятельность по осуществлению децентрализованного учета цифровой валюты, осуществляемая узлами информационной системы на основе распределенного реестра, путем эксплуатации технических и </w:t>
      </w:r>
      <w:r w:rsidRPr="0003339F">
        <w:rPr>
          <w:sz w:val="30"/>
          <w:szCs w:val="30"/>
          <w:highlight w:val="yellow"/>
          <w:rPrChange w:id="108" w:author="user" w:date="2026-04-13T18:47:00Z">
            <w:rPr>
              <w:sz w:val="30"/>
              <w:szCs w:val="30"/>
            </w:rPr>
          </w:rPrChange>
        </w:rPr>
        <w:lastRenderedPageBreak/>
        <w:t>программно-аппаратных средств для внесения записей в указанну</w:t>
      </w:r>
      <w:commentRangeStart w:id="109"/>
      <w:r w:rsidRPr="0003339F">
        <w:rPr>
          <w:sz w:val="30"/>
          <w:szCs w:val="30"/>
          <w:highlight w:val="yellow"/>
          <w:rPrChange w:id="110" w:author="user" w:date="2026-04-13T18:47:00Z">
            <w:rPr>
              <w:sz w:val="30"/>
              <w:szCs w:val="30"/>
            </w:rPr>
          </w:rPrChange>
        </w:rPr>
        <w:t xml:space="preserve">ю </w:t>
      </w:r>
      <w:commentRangeEnd w:id="109"/>
      <w:r w:rsidR="00853932" w:rsidRPr="0003339F">
        <w:rPr>
          <w:rStyle w:val="a4"/>
          <w:rFonts w:asciiTheme="minorHAnsi" w:eastAsiaTheme="minorHAnsi" w:hAnsiTheme="minorHAnsi" w:cstheme="minorBidi"/>
          <w:highlight w:val="yellow"/>
          <w:lang w:eastAsia="en-US"/>
          <w:rPrChange w:id="111" w:author="user" w:date="2026-04-13T18:47:00Z">
            <w:rPr>
              <w:rStyle w:val="a4"/>
              <w:rFonts w:asciiTheme="minorHAnsi" w:eastAsiaTheme="minorHAnsi" w:hAnsiTheme="minorHAnsi" w:cstheme="minorBidi"/>
              <w:lang w:eastAsia="en-US"/>
            </w:rPr>
          </w:rPrChange>
        </w:rPr>
        <w:commentReference w:id="109"/>
      </w:r>
      <w:r w:rsidRPr="0003339F">
        <w:rPr>
          <w:sz w:val="30"/>
          <w:szCs w:val="30"/>
          <w:highlight w:val="yellow"/>
          <w:rPrChange w:id="112" w:author="user" w:date="2026-04-13T18:47:00Z">
            <w:rPr>
              <w:sz w:val="30"/>
              <w:szCs w:val="30"/>
            </w:rPr>
          </w:rPrChange>
        </w:rPr>
        <w:t xml:space="preserve">информационную систему, имеющая целью выпуск цифровой валюты и (или) получение лицом, осуществляющим такую деятельность вознаграждения в цифровой валюте за </w:t>
      </w:r>
      <w:commentRangeStart w:id="113"/>
      <w:r w:rsidRPr="0003339F">
        <w:rPr>
          <w:sz w:val="30"/>
          <w:szCs w:val="30"/>
          <w:highlight w:val="yellow"/>
          <w:rPrChange w:id="114" w:author="user" w:date="2026-04-13T18:47:00Z">
            <w:rPr>
              <w:sz w:val="30"/>
              <w:szCs w:val="30"/>
            </w:rPr>
          </w:rPrChange>
        </w:rPr>
        <w:t>подтверждение з</w:t>
      </w:r>
      <w:commentRangeEnd w:id="113"/>
      <w:r w:rsidR="00853932" w:rsidRPr="0003339F">
        <w:rPr>
          <w:rStyle w:val="a4"/>
          <w:rFonts w:asciiTheme="minorHAnsi" w:eastAsiaTheme="minorHAnsi" w:hAnsiTheme="minorHAnsi" w:cstheme="minorBidi"/>
          <w:highlight w:val="yellow"/>
          <w:lang w:eastAsia="en-US"/>
          <w:rPrChange w:id="115" w:author="user" w:date="2026-04-13T18:47:00Z">
            <w:rPr>
              <w:rStyle w:val="a4"/>
              <w:rFonts w:asciiTheme="minorHAnsi" w:eastAsiaTheme="minorHAnsi" w:hAnsiTheme="minorHAnsi" w:cstheme="minorBidi"/>
              <w:lang w:eastAsia="en-US"/>
            </w:rPr>
          </w:rPrChange>
        </w:rPr>
        <w:commentReference w:id="113"/>
      </w:r>
      <w:r w:rsidRPr="0003339F">
        <w:rPr>
          <w:sz w:val="30"/>
          <w:szCs w:val="30"/>
          <w:highlight w:val="yellow"/>
          <w:rPrChange w:id="116" w:author="user" w:date="2026-04-13T18:47:00Z">
            <w:rPr>
              <w:sz w:val="30"/>
              <w:szCs w:val="30"/>
            </w:rPr>
          </w:rPrChange>
        </w:rPr>
        <w:t>аписей в информационной системе.</w:t>
      </w:r>
    </w:p>
    <w:p w14:paraId="65C756CC" w14:textId="77777777" w:rsidR="0003339F" w:rsidRPr="00BF3B54" w:rsidRDefault="0003339F" w:rsidP="0003339F">
      <w:pPr>
        <w:pStyle w:val="a3"/>
        <w:spacing w:before="0" w:beforeAutospacing="0" w:after="120" w:afterAutospacing="0" w:line="276" w:lineRule="auto"/>
        <w:ind w:firstLine="709"/>
        <w:contextualSpacing/>
        <w:jc w:val="both"/>
        <w:rPr>
          <w:moveTo w:id="117" w:author="user" w:date="2026-04-13T18:47:00Z"/>
          <w:sz w:val="30"/>
          <w:szCs w:val="30"/>
        </w:rPr>
      </w:pPr>
      <w:moveToRangeStart w:id="118" w:author="user" w:date="2026-04-13T18:47:00Z" w:name="move226998471"/>
      <w:commentRangeStart w:id="119"/>
      <w:moveTo w:id="120" w:author="user" w:date="2026-04-13T18:47:00Z">
        <w:r w:rsidRPr="00BF3B54">
          <w:rPr>
            <w:sz w:val="30"/>
            <w:szCs w:val="30"/>
          </w:rPr>
          <w:t xml:space="preserve">15) информационная среда размещения и </w:t>
        </w:r>
        <w:commentRangeStart w:id="121"/>
        <w:r w:rsidRPr="00BF3B54">
          <w:rPr>
            <w:sz w:val="30"/>
            <w:szCs w:val="30"/>
          </w:rPr>
          <w:t>(</w:t>
        </w:r>
        <w:commentRangeEnd w:id="121"/>
        <w:r>
          <w:rPr>
            <w:rStyle w:val="a4"/>
            <w:rFonts w:asciiTheme="minorHAnsi" w:eastAsiaTheme="minorHAnsi" w:hAnsiTheme="minorHAnsi" w:cstheme="minorBidi"/>
            <w:lang w:eastAsia="en-US"/>
          </w:rPr>
          <w:commentReference w:id="121"/>
        </w:r>
        <w:r w:rsidRPr="00BF3B54">
          <w:rPr>
            <w:sz w:val="30"/>
            <w:szCs w:val="30"/>
          </w:rPr>
          <w:t>или) обращения криптоактива – информационная система или несколько связанных между собой информационных систем, включая цифровую платформу, в которой или которых размещается и обращается криптоактив;</w:t>
        </w:r>
      </w:moveTo>
    </w:p>
    <w:p w14:paraId="2B59C9CB" w14:textId="77777777" w:rsidR="0003339F" w:rsidRPr="00BF3B54" w:rsidRDefault="0003339F" w:rsidP="0003339F">
      <w:pPr>
        <w:pStyle w:val="a3"/>
        <w:spacing w:before="0" w:beforeAutospacing="0" w:after="120" w:afterAutospacing="0" w:line="276" w:lineRule="auto"/>
        <w:ind w:firstLine="709"/>
        <w:contextualSpacing/>
        <w:jc w:val="both"/>
        <w:rPr>
          <w:moveTo w:id="122" w:author="user" w:date="2026-04-13T18:47:00Z"/>
          <w:sz w:val="30"/>
          <w:szCs w:val="30"/>
        </w:rPr>
      </w:pPr>
      <w:moveTo w:id="123" w:author="user" w:date="2026-04-13T18:47:00Z">
        <w:r w:rsidRPr="00BF3B54">
          <w:rPr>
            <w:sz w:val="30"/>
            <w:szCs w:val="30"/>
          </w:rPr>
          <w:t>16) цифровая платформа – информационная система на основе распределенного реестра, посредством которой взаимодействуют пользователи цифровой платформы между собой и ее оператор в целях совершения сделок с криптоактивами</w:t>
        </w:r>
        <w:commentRangeStart w:id="124"/>
        <w:r w:rsidRPr="00BF3B54">
          <w:rPr>
            <w:sz w:val="30"/>
            <w:szCs w:val="30"/>
          </w:rPr>
          <w:t>;</w:t>
        </w:r>
        <w:commentRangeEnd w:id="124"/>
        <w:r>
          <w:rPr>
            <w:rStyle w:val="a4"/>
            <w:rFonts w:asciiTheme="minorHAnsi" w:eastAsiaTheme="minorHAnsi" w:hAnsiTheme="minorHAnsi" w:cstheme="minorBidi"/>
            <w:lang w:eastAsia="en-US"/>
          </w:rPr>
          <w:commentReference w:id="124"/>
        </w:r>
        <w:commentRangeEnd w:id="119"/>
        <w:r>
          <w:rPr>
            <w:rStyle w:val="a4"/>
            <w:rFonts w:asciiTheme="minorHAnsi" w:eastAsiaTheme="minorHAnsi" w:hAnsiTheme="minorHAnsi" w:cstheme="minorBidi"/>
            <w:lang w:eastAsia="en-US"/>
          </w:rPr>
          <w:commentReference w:id="119"/>
        </w:r>
      </w:moveTo>
    </w:p>
    <w:p w14:paraId="2E9F49FD" w14:textId="77777777" w:rsidR="0003339F" w:rsidRPr="00BF3B54" w:rsidRDefault="0003339F" w:rsidP="0003339F">
      <w:pPr>
        <w:pStyle w:val="a3"/>
        <w:spacing w:before="0" w:beforeAutospacing="0" w:after="120" w:afterAutospacing="0" w:line="276" w:lineRule="auto"/>
        <w:ind w:firstLine="709"/>
        <w:contextualSpacing/>
        <w:jc w:val="both"/>
        <w:rPr>
          <w:moveTo w:id="125" w:author="user" w:date="2026-04-13T18:47:00Z"/>
          <w:sz w:val="30"/>
          <w:szCs w:val="30"/>
        </w:rPr>
      </w:pPr>
      <w:moveTo w:id="126" w:author="user" w:date="2026-04-13T18:47:00Z">
        <w:r w:rsidRPr="00BF3B54">
          <w:rPr>
            <w:sz w:val="30"/>
            <w:szCs w:val="30"/>
          </w:rPr>
          <w:t>17) распределенный реестр – совокупность баз данных, тождественность содержащейся информации в которых обеспечивается на основе установленных алгоритмов (алгоритма) узлами информационной системы;</w:t>
        </w:r>
      </w:moveTo>
    </w:p>
    <w:moveToRangeEnd w:id="118"/>
    <w:p w14:paraId="388BFA06" w14:textId="136B806E" w:rsidR="00A4093E" w:rsidRPr="00BF3B54" w:rsidRDefault="00010354" w:rsidP="00C81440">
      <w:pPr>
        <w:pStyle w:val="a3"/>
        <w:spacing w:before="0" w:beforeAutospacing="0" w:after="120" w:afterAutospacing="0" w:line="276" w:lineRule="auto"/>
        <w:ind w:firstLine="709"/>
        <w:contextualSpacing/>
        <w:jc w:val="both"/>
        <w:rPr>
          <w:sz w:val="30"/>
          <w:szCs w:val="30"/>
        </w:rPr>
      </w:pPr>
      <w:r w:rsidRPr="0003339F">
        <w:rPr>
          <w:sz w:val="30"/>
          <w:szCs w:val="30"/>
          <w:highlight w:val="yellow"/>
          <w:rPrChange w:id="127" w:author="user" w:date="2026-04-13T18:47:00Z">
            <w:rPr>
              <w:sz w:val="30"/>
              <w:szCs w:val="30"/>
            </w:rPr>
          </w:rPrChange>
        </w:rPr>
        <w:t>19</w:t>
      </w:r>
      <w:r w:rsidR="00A4093E" w:rsidRPr="0003339F">
        <w:rPr>
          <w:sz w:val="30"/>
          <w:szCs w:val="30"/>
          <w:highlight w:val="yellow"/>
          <w:rPrChange w:id="128" w:author="user" w:date="2026-04-13T18:47:00Z">
            <w:rPr>
              <w:sz w:val="30"/>
              <w:szCs w:val="30"/>
            </w:rPr>
          </w:rPrChange>
        </w:rPr>
        <w:t>) узлы информационной системы – пользователи информационной системы на основе распределенного реестра, обеспечивающие тождественность информации, содержащейся в указанной информационной системе, с использованием процедур подтверждения действительности, вносимых в нее (изменяемых в ней) записей (протокола подтверждения);</w:t>
      </w:r>
    </w:p>
    <w:p w14:paraId="6D038128" w14:textId="77777777" w:rsidR="00A4093E" w:rsidRPr="00BF3B54" w:rsidRDefault="00010354" w:rsidP="00C81440">
      <w:pPr>
        <w:pStyle w:val="a3"/>
        <w:spacing w:before="0" w:beforeAutospacing="0" w:after="120" w:afterAutospacing="0" w:line="276" w:lineRule="auto"/>
        <w:ind w:firstLine="709"/>
        <w:contextualSpacing/>
        <w:jc w:val="both"/>
        <w:rPr>
          <w:sz w:val="30"/>
          <w:szCs w:val="30"/>
        </w:rPr>
      </w:pPr>
      <w:r w:rsidRPr="00BF3B54">
        <w:rPr>
          <w:sz w:val="30"/>
          <w:szCs w:val="30"/>
        </w:rPr>
        <w:t>20</w:t>
      </w:r>
      <w:r w:rsidR="00A4093E" w:rsidRPr="00BF3B54">
        <w:rPr>
          <w:sz w:val="30"/>
          <w:szCs w:val="30"/>
        </w:rPr>
        <w:t xml:space="preserve">) цифровой комплаенс – совокупность мер по проверке </w:t>
      </w:r>
      <w:r w:rsidR="00A4093E" w:rsidRPr="00C81440">
        <w:rPr>
          <w:sz w:val="30"/>
          <w:szCs w:val="30"/>
          <w:highlight w:val="cyan"/>
        </w:rPr>
        <w:t>цифровой валюты</w:t>
      </w:r>
      <w:r w:rsidR="00A4093E" w:rsidRPr="00BF3B54">
        <w:rPr>
          <w:sz w:val="30"/>
          <w:szCs w:val="30"/>
        </w:rPr>
        <w:t>, связанных с ней результирующей информации и адресов-идентификаторов, составляющих информационную среду обращения цифровых валют, используемых в сделках (операциях) с ними, на предмет их связи с деятельностью, в отношении которой законодательством Российской Федерации установлена уголовная или административная ответственность.</w:t>
      </w:r>
    </w:p>
    <w:p w14:paraId="3A7ED896" w14:textId="77777777" w:rsidR="00A4093E" w:rsidRPr="00BF3B54" w:rsidRDefault="00010354" w:rsidP="00C81440">
      <w:pPr>
        <w:pStyle w:val="a3"/>
        <w:spacing w:before="0" w:beforeAutospacing="0" w:after="120" w:afterAutospacing="0" w:line="276" w:lineRule="auto"/>
        <w:ind w:firstLine="709"/>
        <w:contextualSpacing/>
        <w:jc w:val="both"/>
        <w:rPr>
          <w:sz w:val="30"/>
          <w:szCs w:val="30"/>
        </w:rPr>
      </w:pPr>
      <w:r w:rsidRPr="00BF3B54">
        <w:rPr>
          <w:sz w:val="30"/>
          <w:szCs w:val="30"/>
        </w:rPr>
        <w:t>21</w:t>
      </w:r>
      <w:r w:rsidR="00A4093E" w:rsidRPr="00BF3B54">
        <w:rPr>
          <w:sz w:val="30"/>
          <w:szCs w:val="30"/>
        </w:rPr>
        <w:t>) адрес-идентификатор – уникальная последовательность символов, являющаяся частью децентрализованной информационной системы на основе распределенного реестра, отражающая цифровые идентификаторы получателей и отправителей цифровой валюты;</w:t>
      </w:r>
    </w:p>
    <w:p w14:paraId="2F47D27A" w14:textId="77777777" w:rsidR="00A4093E" w:rsidRPr="00853932" w:rsidRDefault="00010354" w:rsidP="00C81440">
      <w:pPr>
        <w:pStyle w:val="a3"/>
        <w:shd w:val="clear" w:color="auto" w:fill="FFFFFF" w:themeFill="background1"/>
        <w:spacing w:before="0" w:beforeAutospacing="0" w:after="120" w:afterAutospacing="0" w:line="276" w:lineRule="auto"/>
        <w:ind w:firstLine="709"/>
        <w:contextualSpacing/>
        <w:jc w:val="both"/>
        <w:rPr>
          <w:sz w:val="30"/>
          <w:szCs w:val="30"/>
        </w:rPr>
      </w:pPr>
      <w:r w:rsidRPr="00C81440">
        <w:rPr>
          <w:sz w:val="30"/>
          <w:szCs w:val="30"/>
          <w:highlight w:val="yellow"/>
        </w:rPr>
        <w:t>22</w:t>
      </w:r>
      <w:r w:rsidR="00A4093E" w:rsidRPr="00C81440">
        <w:rPr>
          <w:sz w:val="30"/>
          <w:szCs w:val="30"/>
          <w:highlight w:val="yellow"/>
        </w:rPr>
        <w:t xml:space="preserve">) адреса-идентификаторы, администрируемые операторами цифровой платформы – адреса-идентификаторы, предоставление доступа к </w:t>
      </w:r>
      <w:r w:rsidR="00A4093E" w:rsidRPr="00C81440">
        <w:rPr>
          <w:sz w:val="30"/>
          <w:szCs w:val="30"/>
          <w:highlight w:val="yellow"/>
        </w:rPr>
        <w:lastRenderedPageBreak/>
        <w:t>которым осуществляет оператор цифровой платформы и (или) на которых централизованно учитывается цифровая валюта, учет и переход которых осуществляет оператор цифровой платформы;</w:t>
      </w:r>
    </w:p>
    <w:p w14:paraId="71625FF1" w14:textId="77777777" w:rsidR="00A4093E" w:rsidRPr="00BF3B54" w:rsidRDefault="00010354" w:rsidP="00C81440">
      <w:pPr>
        <w:pStyle w:val="a3"/>
        <w:spacing w:before="0" w:beforeAutospacing="0" w:after="120" w:afterAutospacing="0" w:line="276" w:lineRule="auto"/>
        <w:ind w:firstLine="709"/>
        <w:contextualSpacing/>
        <w:jc w:val="both"/>
        <w:rPr>
          <w:sz w:val="30"/>
          <w:szCs w:val="30"/>
        </w:rPr>
      </w:pPr>
      <w:r w:rsidRPr="00BF3B54">
        <w:rPr>
          <w:sz w:val="30"/>
          <w:szCs w:val="30"/>
        </w:rPr>
        <w:t>23</w:t>
      </w:r>
      <w:r w:rsidR="00A4093E" w:rsidRPr="00BF3B54">
        <w:rPr>
          <w:sz w:val="30"/>
          <w:szCs w:val="30"/>
        </w:rPr>
        <w:t xml:space="preserve">) смарт-контракт </w:t>
      </w:r>
      <w:r w:rsidR="00A4093E" w:rsidRPr="00C81440">
        <w:rPr>
          <w:sz w:val="30"/>
          <w:szCs w:val="30"/>
          <w:highlight w:val="yellow"/>
        </w:rPr>
        <w:t>– адрес-</w:t>
      </w:r>
      <w:commentRangeStart w:id="129"/>
      <w:r w:rsidR="00A4093E" w:rsidRPr="00C81440">
        <w:rPr>
          <w:sz w:val="30"/>
          <w:szCs w:val="30"/>
          <w:highlight w:val="yellow"/>
        </w:rPr>
        <w:t>идентификатор</w:t>
      </w:r>
      <w:commentRangeEnd w:id="129"/>
      <w:r w:rsidR="00853932">
        <w:rPr>
          <w:rStyle w:val="a4"/>
          <w:rFonts w:asciiTheme="minorHAnsi" w:eastAsiaTheme="minorHAnsi" w:hAnsiTheme="minorHAnsi" w:cstheme="minorBidi"/>
          <w:lang w:eastAsia="en-US"/>
        </w:rPr>
        <w:commentReference w:id="129"/>
      </w:r>
      <w:r w:rsidR="00A4093E" w:rsidRPr="00C81440">
        <w:rPr>
          <w:sz w:val="30"/>
          <w:szCs w:val="30"/>
          <w:highlight w:val="yellow"/>
        </w:rPr>
        <w:t>,</w:t>
      </w:r>
      <w:r w:rsidR="00A4093E" w:rsidRPr="00BF3B54">
        <w:rPr>
          <w:sz w:val="30"/>
          <w:szCs w:val="30"/>
        </w:rPr>
        <w:t xml:space="preserve"> который содержится в алгоритме в информационной системе на основе распределенного реестра, на который могут быть зачислены или списаны </w:t>
      </w:r>
      <w:r w:rsidR="00EC4C6D" w:rsidRPr="00BF3B54">
        <w:rPr>
          <w:sz w:val="30"/>
          <w:szCs w:val="30"/>
        </w:rPr>
        <w:t>крипто</w:t>
      </w:r>
      <w:r w:rsidR="00A4093E" w:rsidRPr="00BF3B54">
        <w:rPr>
          <w:sz w:val="30"/>
          <w:szCs w:val="30"/>
        </w:rPr>
        <w:t>активы автоматически, то есть без отдельно выраженного волеизъявления, или цифровые валюты, учитываемые на таком адресе-идентификаторе;</w:t>
      </w:r>
    </w:p>
    <w:p w14:paraId="6607A7A5" w14:textId="77777777" w:rsidR="00A4093E" w:rsidRPr="00BF3B54" w:rsidRDefault="00010354" w:rsidP="00C81440">
      <w:pPr>
        <w:pStyle w:val="a3"/>
        <w:spacing w:before="0" w:beforeAutospacing="0" w:after="120" w:afterAutospacing="0" w:line="276" w:lineRule="auto"/>
        <w:ind w:firstLine="709"/>
        <w:contextualSpacing/>
        <w:jc w:val="both"/>
        <w:rPr>
          <w:sz w:val="30"/>
          <w:szCs w:val="30"/>
        </w:rPr>
      </w:pPr>
      <w:r w:rsidRPr="00BF3B54">
        <w:rPr>
          <w:sz w:val="30"/>
          <w:szCs w:val="30"/>
        </w:rPr>
        <w:t>24</w:t>
      </w:r>
      <w:r w:rsidR="00A4093E" w:rsidRPr="00BF3B54">
        <w:rPr>
          <w:sz w:val="30"/>
          <w:szCs w:val="30"/>
        </w:rPr>
        <w:t>) </w:t>
      </w:r>
      <w:commentRangeStart w:id="130"/>
      <w:commentRangeStart w:id="131"/>
      <w:r w:rsidR="00A4093E" w:rsidRPr="00BF3B54">
        <w:rPr>
          <w:sz w:val="30"/>
          <w:szCs w:val="30"/>
        </w:rPr>
        <w:t>результирующая и</w:t>
      </w:r>
      <w:commentRangeEnd w:id="130"/>
      <w:r w:rsidR="00853932">
        <w:rPr>
          <w:rStyle w:val="a4"/>
          <w:rFonts w:asciiTheme="minorHAnsi" w:eastAsiaTheme="minorHAnsi" w:hAnsiTheme="minorHAnsi" w:cstheme="minorBidi"/>
          <w:lang w:eastAsia="en-US"/>
        </w:rPr>
        <w:commentReference w:id="130"/>
      </w:r>
      <w:r w:rsidR="00A4093E" w:rsidRPr="00BF3B54">
        <w:rPr>
          <w:sz w:val="30"/>
          <w:szCs w:val="30"/>
        </w:rPr>
        <w:t xml:space="preserve">нформация </w:t>
      </w:r>
      <w:commentRangeEnd w:id="131"/>
      <w:r w:rsidR="00853932">
        <w:rPr>
          <w:rStyle w:val="a4"/>
          <w:rFonts w:asciiTheme="minorHAnsi" w:eastAsiaTheme="minorHAnsi" w:hAnsiTheme="minorHAnsi" w:cstheme="minorBidi"/>
          <w:lang w:eastAsia="en-US"/>
        </w:rPr>
        <w:commentReference w:id="131"/>
      </w:r>
      <w:r w:rsidR="00A4093E" w:rsidRPr="00BF3B54">
        <w:rPr>
          <w:sz w:val="30"/>
          <w:szCs w:val="30"/>
        </w:rPr>
        <w:t>– информация, являющаяся частью информационной среды криптоактива, и характеризующейся следующими свойствами:</w:t>
      </w:r>
    </w:p>
    <w:p w14:paraId="4EB751F6" w14:textId="77777777" w:rsidR="00A4093E" w:rsidRPr="00BF3B54" w:rsidRDefault="00A4093E" w:rsidP="00C81440">
      <w:pPr>
        <w:pStyle w:val="a3"/>
        <w:spacing w:before="0" w:beforeAutospacing="0" w:after="120" w:afterAutospacing="0" w:line="276" w:lineRule="auto"/>
        <w:ind w:firstLine="709"/>
        <w:contextualSpacing/>
        <w:jc w:val="both"/>
        <w:rPr>
          <w:sz w:val="30"/>
          <w:szCs w:val="30"/>
        </w:rPr>
      </w:pPr>
      <w:r w:rsidRPr="00BF3B54">
        <w:rPr>
          <w:sz w:val="30"/>
          <w:szCs w:val="30"/>
        </w:rPr>
        <w:t xml:space="preserve">  для целей осуществления цифрового комплаенса обеспечивает прозрачность и прослеживаемость операций с </w:t>
      </w:r>
      <w:proofErr w:type="spellStart"/>
      <w:r w:rsidRPr="00BF3B54">
        <w:rPr>
          <w:sz w:val="30"/>
          <w:szCs w:val="30"/>
        </w:rPr>
        <w:t>криптоактивом</w:t>
      </w:r>
      <w:proofErr w:type="spellEnd"/>
      <w:r w:rsidRPr="00BF3B54">
        <w:rPr>
          <w:sz w:val="30"/>
          <w:szCs w:val="30"/>
        </w:rPr>
        <w:t xml:space="preserve">, достоверность и неизменность данных о владении </w:t>
      </w:r>
      <w:proofErr w:type="spellStart"/>
      <w:r w:rsidR="00EC4C6D" w:rsidRPr="00BF3B54">
        <w:rPr>
          <w:sz w:val="30"/>
          <w:szCs w:val="30"/>
        </w:rPr>
        <w:t>крипто</w:t>
      </w:r>
      <w:r w:rsidRPr="00BF3B54">
        <w:rPr>
          <w:sz w:val="30"/>
          <w:szCs w:val="30"/>
        </w:rPr>
        <w:t>активом</w:t>
      </w:r>
      <w:proofErr w:type="spellEnd"/>
      <w:r w:rsidRPr="00BF3B54">
        <w:rPr>
          <w:sz w:val="30"/>
          <w:szCs w:val="30"/>
        </w:rPr>
        <w:t xml:space="preserve"> ее обладателем в определенный момент времени.</w:t>
      </w:r>
    </w:p>
    <w:p w14:paraId="69D02F38" w14:textId="77777777" w:rsidR="00A4093E" w:rsidRPr="00BF3B54" w:rsidRDefault="00A4093E" w:rsidP="00C81440">
      <w:pPr>
        <w:pStyle w:val="a3"/>
        <w:spacing w:before="0" w:beforeAutospacing="0" w:after="120" w:afterAutospacing="0" w:line="276" w:lineRule="auto"/>
        <w:ind w:firstLine="709"/>
        <w:contextualSpacing/>
        <w:jc w:val="both"/>
        <w:rPr>
          <w:sz w:val="30"/>
          <w:szCs w:val="30"/>
        </w:rPr>
      </w:pPr>
      <w:r w:rsidRPr="00BF3B54">
        <w:rPr>
          <w:sz w:val="30"/>
          <w:szCs w:val="30"/>
        </w:rPr>
        <w:t xml:space="preserve">появляется в информационной системе распределенного реестра как результат достижения консенсуса между пользователями, обеспечивающими тождественность информации об операциях с </w:t>
      </w:r>
      <w:proofErr w:type="spellStart"/>
      <w:r w:rsidRPr="00BF3B54">
        <w:rPr>
          <w:sz w:val="30"/>
          <w:szCs w:val="30"/>
        </w:rPr>
        <w:t>криптоактивом</w:t>
      </w:r>
      <w:proofErr w:type="spellEnd"/>
      <w:r w:rsidRPr="00BF3B54">
        <w:rPr>
          <w:sz w:val="30"/>
          <w:szCs w:val="30"/>
        </w:rPr>
        <w:t xml:space="preserve">, в момент выпуска </w:t>
      </w:r>
      <w:r w:rsidR="00EC4C6D" w:rsidRPr="00BF3B54">
        <w:rPr>
          <w:sz w:val="30"/>
          <w:szCs w:val="30"/>
        </w:rPr>
        <w:t>крипто</w:t>
      </w:r>
      <w:r w:rsidRPr="00BF3B54">
        <w:rPr>
          <w:sz w:val="30"/>
          <w:szCs w:val="30"/>
        </w:rPr>
        <w:t>актива или совершения операций с ним;</w:t>
      </w:r>
    </w:p>
    <w:p w14:paraId="72B063E9" w14:textId="77777777" w:rsidR="00A4093E" w:rsidRPr="00BF3B54" w:rsidRDefault="00A4093E" w:rsidP="00C81440">
      <w:pPr>
        <w:pStyle w:val="a3"/>
        <w:spacing w:before="0" w:beforeAutospacing="0" w:after="120" w:afterAutospacing="0" w:line="276" w:lineRule="auto"/>
        <w:ind w:firstLine="709"/>
        <w:contextualSpacing/>
        <w:jc w:val="both"/>
        <w:rPr>
          <w:sz w:val="30"/>
          <w:szCs w:val="30"/>
        </w:rPr>
      </w:pPr>
      <w:r w:rsidRPr="00BF3B54">
        <w:rPr>
          <w:sz w:val="30"/>
          <w:szCs w:val="30"/>
        </w:rPr>
        <w:t>отображается одновременно у всех пользователей информационной системы распределенного реестра;</w:t>
      </w:r>
    </w:p>
    <w:p w14:paraId="73F5E969" w14:textId="77777777" w:rsidR="00A4093E" w:rsidRPr="00BF3B54" w:rsidRDefault="00A4093E" w:rsidP="00C81440">
      <w:pPr>
        <w:pStyle w:val="a3"/>
        <w:spacing w:before="0" w:beforeAutospacing="0" w:after="120" w:afterAutospacing="0" w:line="276" w:lineRule="auto"/>
        <w:ind w:firstLine="709"/>
        <w:contextualSpacing/>
        <w:jc w:val="both"/>
        <w:rPr>
          <w:sz w:val="30"/>
          <w:szCs w:val="30"/>
        </w:rPr>
      </w:pPr>
      <w:r w:rsidRPr="00BF3B54">
        <w:rPr>
          <w:sz w:val="30"/>
          <w:szCs w:val="30"/>
        </w:rPr>
        <w:t>меняет цифровую форму при совершении каждой новой операции, обновляясь и создавая неизменяемую историю движения криптоактива в информационной системе распределенного реестра.</w:t>
      </w:r>
    </w:p>
    <w:p w14:paraId="3C086671" w14:textId="77777777" w:rsidR="0056005E" w:rsidRPr="00BF3B54" w:rsidRDefault="0056005E" w:rsidP="00C81440">
      <w:pPr>
        <w:pStyle w:val="a3"/>
        <w:spacing w:before="0" w:beforeAutospacing="0" w:after="120" w:afterAutospacing="0" w:line="276" w:lineRule="auto"/>
        <w:ind w:firstLine="709"/>
        <w:contextualSpacing/>
        <w:jc w:val="both"/>
        <w:rPr>
          <w:sz w:val="30"/>
          <w:szCs w:val="30"/>
        </w:rPr>
      </w:pPr>
      <w:r w:rsidRPr="00BF3B54">
        <w:rPr>
          <w:sz w:val="30"/>
          <w:szCs w:val="30"/>
        </w:rPr>
        <w:t>2. Цифровые финансовые активы, утилитарные цифровые права и гибридные цифровые права признаются цифровыми правами, если они изначально возникли в качестве цифрового права на основании решения о выпуске цифровых прав, и их размещение было осуществлено оператором размещения.</w:t>
      </w:r>
    </w:p>
    <w:p w14:paraId="294EDC49" w14:textId="77777777" w:rsidR="004D3BC7" w:rsidRPr="00BF3B54" w:rsidRDefault="00C345A1" w:rsidP="00C81440">
      <w:pPr>
        <w:pStyle w:val="a3"/>
        <w:spacing w:before="0" w:beforeAutospacing="0" w:after="120" w:afterAutospacing="0" w:line="276" w:lineRule="auto"/>
        <w:ind w:firstLine="709"/>
        <w:contextualSpacing/>
        <w:jc w:val="both"/>
        <w:rPr>
          <w:sz w:val="30"/>
          <w:szCs w:val="30"/>
        </w:rPr>
      </w:pPr>
      <w:bookmarkStart w:id="132" w:name="Par133"/>
      <w:bookmarkEnd w:id="132"/>
      <w:r w:rsidRPr="00BF3B54">
        <w:rPr>
          <w:sz w:val="30"/>
          <w:szCs w:val="30"/>
        </w:rPr>
        <w:t>3</w:t>
      </w:r>
      <w:r w:rsidR="004D3BC7" w:rsidRPr="00BF3B54">
        <w:rPr>
          <w:sz w:val="30"/>
          <w:szCs w:val="30"/>
        </w:rPr>
        <w:t>. Понятие «бенефициарный владелец» используется в настоящем Федеральном законе в значении, определенном Федеральным законом от 7 августа 2001 года № 115-ФЗ «О противодействии легализации (отмыванию) доходов, полученных преступным путем, и финансированию терроризма».</w:t>
      </w:r>
    </w:p>
    <w:p w14:paraId="5165B130" w14:textId="77777777" w:rsidR="004D3BC7" w:rsidRPr="00BF3B54" w:rsidRDefault="00C345A1" w:rsidP="00C81440">
      <w:pPr>
        <w:pStyle w:val="a3"/>
        <w:spacing w:before="0" w:beforeAutospacing="0" w:after="120" w:afterAutospacing="0" w:line="276" w:lineRule="auto"/>
        <w:ind w:firstLine="709"/>
        <w:contextualSpacing/>
        <w:jc w:val="both"/>
        <w:rPr>
          <w:sz w:val="30"/>
          <w:szCs w:val="30"/>
        </w:rPr>
      </w:pPr>
      <w:r w:rsidRPr="00BF3B54">
        <w:rPr>
          <w:sz w:val="30"/>
          <w:szCs w:val="30"/>
        </w:rPr>
        <w:lastRenderedPageBreak/>
        <w:t>4</w:t>
      </w:r>
      <w:r w:rsidR="004D3BC7" w:rsidRPr="00BF3B54">
        <w:rPr>
          <w:sz w:val="30"/>
          <w:szCs w:val="30"/>
        </w:rPr>
        <w:t>. Понятия «резидент» и «нерезидент» используются в настоящем Федеральном законе в значениях, определенных Федеральным законом от 10 декабря 2003 года</w:t>
      </w:r>
      <w:r w:rsidR="004D3BC7" w:rsidRPr="00BF3B54">
        <w:rPr>
          <w:sz w:val="30"/>
          <w:szCs w:val="30"/>
        </w:rPr>
        <w:br/>
        <w:t>№ 173-ФЗ «О валютном регулировании и валютном контроле».</w:t>
      </w:r>
    </w:p>
    <w:p w14:paraId="454B6204" w14:textId="77777777" w:rsidR="004D3BC7" w:rsidRPr="00BF3B54" w:rsidRDefault="00C345A1"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5</w:t>
      </w:r>
      <w:r w:rsidR="004D3BC7" w:rsidRPr="00BF3B54">
        <w:rPr>
          <w:rFonts w:ascii="Times New Roman" w:hAnsi="Times New Roman" w:cs="Times New Roman"/>
          <w:sz w:val="30"/>
          <w:szCs w:val="30"/>
        </w:rPr>
        <w:t>. Понятие «информационная система» используется в настоящем Федеральном законе в значении, определенном Федеральным законом от 27 июля 2006 года</w:t>
      </w:r>
      <w:r w:rsidR="004D3BC7" w:rsidRPr="00BF3B54">
        <w:rPr>
          <w:rFonts w:ascii="Times New Roman" w:hAnsi="Times New Roman" w:cs="Times New Roman"/>
          <w:sz w:val="30"/>
          <w:szCs w:val="30"/>
        </w:rPr>
        <w:br/>
        <w:t>№ 149-ФЗ «Об информации, информационных технологиях и о защите информации».</w:t>
      </w:r>
    </w:p>
    <w:p w14:paraId="77FC1CA6" w14:textId="77777777" w:rsidR="004D3BC7" w:rsidRPr="00BF3B54" w:rsidRDefault="004D3BC7" w:rsidP="00C81440">
      <w:pPr>
        <w:pStyle w:val="a3"/>
        <w:spacing w:before="0" w:beforeAutospacing="0" w:after="0" w:afterAutospacing="0" w:line="276" w:lineRule="auto"/>
        <w:ind w:firstLine="709"/>
        <w:contextualSpacing/>
        <w:jc w:val="both"/>
        <w:rPr>
          <w:b/>
          <w:sz w:val="30"/>
          <w:szCs w:val="30"/>
        </w:rPr>
      </w:pPr>
      <w:r w:rsidRPr="00BF3B54">
        <w:rPr>
          <w:b/>
          <w:sz w:val="30"/>
          <w:szCs w:val="30"/>
        </w:rPr>
        <w:t>Статья 3. Общие положения о</w:t>
      </w:r>
      <w:r w:rsidR="003C2152" w:rsidRPr="00BF3B54">
        <w:rPr>
          <w:b/>
          <w:sz w:val="30"/>
          <w:szCs w:val="30"/>
        </w:rPr>
        <w:t xml:space="preserve"> выпуске и</w:t>
      </w:r>
      <w:r w:rsidRPr="00BF3B54">
        <w:rPr>
          <w:b/>
          <w:sz w:val="30"/>
          <w:szCs w:val="30"/>
        </w:rPr>
        <w:t xml:space="preserve"> обращении криптоактивов в Российской Федерации </w:t>
      </w:r>
    </w:p>
    <w:p w14:paraId="1DE40D69" w14:textId="77777777" w:rsidR="00C6613A" w:rsidRPr="00BF3B54" w:rsidRDefault="00C6613A" w:rsidP="00C81440">
      <w:pPr>
        <w:pStyle w:val="a3"/>
        <w:spacing w:before="0" w:beforeAutospacing="0" w:after="0" w:afterAutospacing="0" w:line="276" w:lineRule="auto"/>
        <w:ind w:firstLine="709"/>
        <w:contextualSpacing/>
        <w:jc w:val="both"/>
        <w:rPr>
          <w:sz w:val="30"/>
          <w:szCs w:val="30"/>
        </w:rPr>
      </w:pPr>
      <w:r w:rsidRPr="00BF3B54">
        <w:rPr>
          <w:sz w:val="30"/>
          <w:szCs w:val="30"/>
        </w:rPr>
        <w:t>1. Возникновение криптоактива, его осуществление, распоряжение им</w:t>
      </w:r>
      <w:r w:rsidR="0056005E" w:rsidRPr="00BF3B54">
        <w:rPr>
          <w:sz w:val="30"/>
          <w:szCs w:val="30"/>
        </w:rPr>
        <w:t xml:space="preserve"> </w:t>
      </w:r>
      <w:r w:rsidRPr="00BF3B54">
        <w:rPr>
          <w:sz w:val="30"/>
          <w:szCs w:val="30"/>
        </w:rPr>
        <w:t>или ограничение распоряжения возможны только в информационной системе на основе распределенного реестра или</w:t>
      </w:r>
      <w:r w:rsidR="00B9254D" w:rsidRPr="00BF3B54">
        <w:rPr>
          <w:sz w:val="30"/>
          <w:szCs w:val="30"/>
        </w:rPr>
        <w:t xml:space="preserve"> в</w:t>
      </w:r>
      <w:r w:rsidRPr="00BF3B54">
        <w:rPr>
          <w:sz w:val="30"/>
          <w:szCs w:val="30"/>
        </w:rPr>
        <w:t xml:space="preserve"> аналогичных информационных системах</w:t>
      </w:r>
      <w:r w:rsidR="00B9254D" w:rsidRPr="00BF3B54">
        <w:rPr>
          <w:sz w:val="30"/>
          <w:szCs w:val="30"/>
        </w:rPr>
        <w:t xml:space="preserve"> на основе технологий криптографии</w:t>
      </w:r>
      <w:r w:rsidRPr="00BF3B54">
        <w:rPr>
          <w:sz w:val="30"/>
          <w:szCs w:val="30"/>
        </w:rPr>
        <w:t xml:space="preserve">. </w:t>
      </w:r>
    </w:p>
    <w:p w14:paraId="50E3276C" w14:textId="77777777" w:rsidR="00977598" w:rsidRPr="00BF3B54" w:rsidRDefault="00151D5C" w:rsidP="00C81440">
      <w:pPr>
        <w:pStyle w:val="a3"/>
        <w:spacing w:before="0" w:beforeAutospacing="0" w:after="0" w:afterAutospacing="0" w:line="276" w:lineRule="auto"/>
        <w:ind w:firstLine="709"/>
        <w:contextualSpacing/>
        <w:jc w:val="both"/>
        <w:rPr>
          <w:sz w:val="30"/>
          <w:szCs w:val="30"/>
        </w:rPr>
      </w:pPr>
      <w:r w:rsidRPr="00BF3B54">
        <w:rPr>
          <w:sz w:val="30"/>
          <w:szCs w:val="30"/>
        </w:rPr>
        <w:t>2</w:t>
      </w:r>
      <w:r w:rsidR="00B86D8D" w:rsidRPr="00BF3B54">
        <w:rPr>
          <w:sz w:val="30"/>
          <w:szCs w:val="30"/>
        </w:rPr>
        <w:t xml:space="preserve">. </w:t>
      </w:r>
      <w:r w:rsidR="00977598" w:rsidRPr="00BF3B54">
        <w:rPr>
          <w:sz w:val="30"/>
          <w:szCs w:val="30"/>
        </w:rPr>
        <w:t xml:space="preserve">Осуществление, распоряжение </w:t>
      </w:r>
      <w:r w:rsidR="00B86D8D" w:rsidRPr="00BF3B54">
        <w:rPr>
          <w:sz w:val="30"/>
          <w:szCs w:val="30"/>
        </w:rPr>
        <w:t>криптоактивами</w:t>
      </w:r>
      <w:r w:rsidR="00977598" w:rsidRPr="00BF3B54">
        <w:rPr>
          <w:sz w:val="30"/>
          <w:szCs w:val="30"/>
        </w:rPr>
        <w:t xml:space="preserve">, ограничение распоряжения с участием субъектов национальной платежной системы </w:t>
      </w:r>
      <w:r w:rsidR="00B86D8D" w:rsidRPr="00BF3B54">
        <w:rPr>
          <w:sz w:val="30"/>
          <w:szCs w:val="30"/>
        </w:rPr>
        <w:t xml:space="preserve">в Российской Федерации </w:t>
      </w:r>
      <w:r w:rsidR="00977598" w:rsidRPr="00BF3B54">
        <w:rPr>
          <w:sz w:val="30"/>
          <w:szCs w:val="30"/>
        </w:rPr>
        <w:t xml:space="preserve">возможны </w:t>
      </w:r>
      <w:r w:rsidR="00B86D8D" w:rsidRPr="00BF3B54">
        <w:rPr>
          <w:sz w:val="30"/>
          <w:szCs w:val="30"/>
        </w:rPr>
        <w:t xml:space="preserve">только </w:t>
      </w:r>
      <w:r w:rsidR="00977598" w:rsidRPr="00BF3B54">
        <w:rPr>
          <w:sz w:val="30"/>
          <w:szCs w:val="30"/>
        </w:rPr>
        <w:t xml:space="preserve">в информационной системе </w:t>
      </w:r>
      <w:r w:rsidR="008401BB" w:rsidRPr="00BF3B54">
        <w:rPr>
          <w:sz w:val="30"/>
          <w:szCs w:val="30"/>
        </w:rPr>
        <w:t>оператора цифровой платформы</w:t>
      </w:r>
      <w:r w:rsidR="00977598" w:rsidRPr="00BF3B54">
        <w:rPr>
          <w:sz w:val="30"/>
          <w:szCs w:val="30"/>
        </w:rPr>
        <w:t>, осуществляющих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w:t>
      </w:r>
    </w:p>
    <w:p w14:paraId="356C2F81" w14:textId="77777777" w:rsidR="002F580D" w:rsidRPr="00BF3B54" w:rsidRDefault="002F580D" w:rsidP="00C81440">
      <w:pPr>
        <w:pStyle w:val="a3"/>
        <w:spacing w:before="0" w:beforeAutospacing="0" w:after="0" w:afterAutospacing="0" w:line="276" w:lineRule="auto"/>
        <w:ind w:firstLine="709"/>
        <w:contextualSpacing/>
        <w:jc w:val="both"/>
        <w:rPr>
          <w:sz w:val="30"/>
          <w:szCs w:val="30"/>
        </w:rPr>
      </w:pPr>
      <w:r w:rsidRPr="00BF3B54">
        <w:rPr>
          <w:sz w:val="30"/>
          <w:szCs w:val="30"/>
        </w:rPr>
        <w:t>3. Организацию размещения криптоактивов путем отчуждения цифровых прав эмитентом первым обладателям путем внесения записей по цифровым счетам первых обладателей цифровых прав вправе</w:t>
      </w:r>
      <w:r w:rsidR="00B7324E" w:rsidRPr="00BF3B54">
        <w:rPr>
          <w:sz w:val="30"/>
          <w:szCs w:val="30"/>
        </w:rPr>
        <w:t xml:space="preserve"> осуществлять</w:t>
      </w:r>
      <w:r w:rsidRPr="00BF3B54">
        <w:rPr>
          <w:sz w:val="30"/>
          <w:szCs w:val="30"/>
        </w:rPr>
        <w:t xml:space="preserve"> только лицо, имеющее лицензию оператора размещения цифровых прав. </w:t>
      </w:r>
    </w:p>
    <w:p w14:paraId="12673677" w14:textId="77777777" w:rsidR="002F580D" w:rsidRPr="00BF3B54" w:rsidRDefault="00A818A0" w:rsidP="00C81440">
      <w:pPr>
        <w:pStyle w:val="a3"/>
        <w:spacing w:before="0" w:beforeAutospacing="0" w:after="0" w:afterAutospacing="0" w:line="276" w:lineRule="auto"/>
        <w:ind w:firstLine="709"/>
        <w:contextualSpacing/>
        <w:jc w:val="both"/>
        <w:rPr>
          <w:sz w:val="30"/>
          <w:szCs w:val="30"/>
        </w:rPr>
      </w:pPr>
      <w:r w:rsidRPr="00BF3B54">
        <w:rPr>
          <w:sz w:val="30"/>
          <w:szCs w:val="30"/>
        </w:rPr>
        <w:t>4</w:t>
      </w:r>
      <w:r w:rsidR="002F580D" w:rsidRPr="00BF3B54">
        <w:rPr>
          <w:sz w:val="30"/>
          <w:szCs w:val="30"/>
        </w:rPr>
        <w:t>. Организацию обращ</w:t>
      </w:r>
      <w:r w:rsidR="00692A65" w:rsidRPr="00BF3B54">
        <w:rPr>
          <w:sz w:val="30"/>
          <w:szCs w:val="30"/>
        </w:rPr>
        <w:t>ения крипто</w:t>
      </w:r>
      <w:r w:rsidR="002F580D" w:rsidRPr="00BF3B54">
        <w:rPr>
          <w:sz w:val="30"/>
          <w:szCs w:val="30"/>
        </w:rPr>
        <w:t>активов, в результате которых осуществляется переход криптоактивов от одного обладателя к другому, вправе только лицо, имеющее лицензию оператора цифровой платформы.</w:t>
      </w:r>
    </w:p>
    <w:p w14:paraId="1CA13B77" w14:textId="77777777" w:rsidR="00BE559D" w:rsidRPr="00BF3B54" w:rsidRDefault="00A818A0" w:rsidP="00C81440">
      <w:pPr>
        <w:pStyle w:val="a3"/>
        <w:spacing w:before="0" w:beforeAutospacing="0" w:after="0" w:afterAutospacing="0" w:line="276" w:lineRule="auto"/>
        <w:ind w:firstLine="709"/>
        <w:contextualSpacing/>
        <w:jc w:val="both"/>
        <w:rPr>
          <w:sz w:val="30"/>
          <w:szCs w:val="30"/>
        </w:rPr>
      </w:pPr>
      <w:r w:rsidRPr="00BF3B54">
        <w:rPr>
          <w:sz w:val="30"/>
          <w:szCs w:val="30"/>
        </w:rPr>
        <w:t>5</w:t>
      </w:r>
      <w:r w:rsidR="00BE559D" w:rsidRPr="00BF3B54">
        <w:rPr>
          <w:sz w:val="30"/>
          <w:szCs w:val="30"/>
        </w:rPr>
        <w:t xml:space="preserve">. </w:t>
      </w:r>
      <w:r w:rsidR="002F580D" w:rsidRPr="00BF3B54">
        <w:rPr>
          <w:sz w:val="30"/>
          <w:szCs w:val="30"/>
        </w:rPr>
        <w:t xml:space="preserve">Организацию обращения криптоактивов путем проведения </w:t>
      </w:r>
      <w:r w:rsidR="008401BB" w:rsidRPr="00BF3B54">
        <w:rPr>
          <w:sz w:val="30"/>
          <w:szCs w:val="30"/>
        </w:rPr>
        <w:t xml:space="preserve">организованных </w:t>
      </w:r>
      <w:r w:rsidR="002F580D" w:rsidRPr="00BF3B54">
        <w:rPr>
          <w:sz w:val="30"/>
          <w:szCs w:val="30"/>
        </w:rPr>
        <w:t>торгов</w:t>
      </w:r>
      <w:r w:rsidR="00BE559D" w:rsidRPr="00BF3B54">
        <w:rPr>
          <w:sz w:val="30"/>
          <w:szCs w:val="30"/>
        </w:rPr>
        <w:t xml:space="preserve"> </w:t>
      </w:r>
      <w:r w:rsidR="00EC4C6D" w:rsidRPr="00BF3B54">
        <w:rPr>
          <w:sz w:val="30"/>
          <w:szCs w:val="30"/>
        </w:rPr>
        <w:t>крипто</w:t>
      </w:r>
      <w:r w:rsidR="002F580D" w:rsidRPr="00BF3B54">
        <w:rPr>
          <w:sz w:val="30"/>
          <w:szCs w:val="30"/>
        </w:rPr>
        <w:t>активами</w:t>
      </w:r>
      <w:r w:rsidR="00BE559D" w:rsidRPr="00BF3B54">
        <w:rPr>
          <w:sz w:val="30"/>
          <w:szCs w:val="30"/>
        </w:rPr>
        <w:t xml:space="preserve"> вправе только оператор цифровой платформы, имеющий лицензию </w:t>
      </w:r>
      <w:r w:rsidR="002F580D" w:rsidRPr="00BF3B54">
        <w:rPr>
          <w:sz w:val="30"/>
          <w:szCs w:val="30"/>
        </w:rPr>
        <w:t xml:space="preserve">организатора торгов </w:t>
      </w:r>
      <w:r w:rsidR="00EC4C6D" w:rsidRPr="00BF3B54">
        <w:rPr>
          <w:sz w:val="30"/>
          <w:szCs w:val="30"/>
        </w:rPr>
        <w:t>крипто</w:t>
      </w:r>
      <w:r w:rsidR="002F580D" w:rsidRPr="00BF3B54">
        <w:rPr>
          <w:sz w:val="30"/>
          <w:szCs w:val="30"/>
        </w:rPr>
        <w:t>активов</w:t>
      </w:r>
      <w:r w:rsidR="00BE559D" w:rsidRPr="00BF3B54">
        <w:rPr>
          <w:sz w:val="30"/>
          <w:szCs w:val="30"/>
        </w:rPr>
        <w:t>.</w:t>
      </w:r>
    </w:p>
    <w:p w14:paraId="7072FB9A" w14:textId="77777777" w:rsidR="00BE559D" w:rsidRPr="00BF3B54" w:rsidRDefault="00A818A0"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lastRenderedPageBreak/>
        <w:t>6</w:t>
      </w:r>
      <w:r w:rsidR="00BE559D" w:rsidRPr="00BF3B54">
        <w:rPr>
          <w:rFonts w:ascii="Times New Roman" w:hAnsi="Times New Roman" w:cs="Times New Roman"/>
          <w:sz w:val="30"/>
          <w:szCs w:val="30"/>
        </w:rPr>
        <w:t xml:space="preserve">. Совершать сделки с криптоактивами по поручению клиента на совершение сделок с </w:t>
      </w:r>
      <w:r w:rsidR="008357AC" w:rsidRPr="00BF3B54">
        <w:rPr>
          <w:rFonts w:ascii="Times New Roman" w:hAnsi="Times New Roman" w:cs="Times New Roman"/>
          <w:sz w:val="30"/>
          <w:szCs w:val="30"/>
        </w:rPr>
        <w:t>криптоактивами</w:t>
      </w:r>
      <w:r w:rsidR="008357AC" w:rsidRPr="00BF3B54" w:rsidDel="00DB1327">
        <w:rPr>
          <w:rFonts w:ascii="Times New Roman" w:hAnsi="Times New Roman" w:cs="Times New Roman"/>
          <w:sz w:val="30"/>
          <w:szCs w:val="30"/>
        </w:rPr>
        <w:t xml:space="preserve"> </w:t>
      </w:r>
      <w:r w:rsidR="008357AC" w:rsidRPr="00BF3B54">
        <w:rPr>
          <w:rFonts w:ascii="Times New Roman" w:hAnsi="Times New Roman" w:cs="Times New Roman"/>
          <w:sz w:val="30"/>
          <w:szCs w:val="30"/>
        </w:rPr>
        <w:t>от</w:t>
      </w:r>
      <w:r w:rsidR="00BE559D" w:rsidRPr="00BF3B54">
        <w:rPr>
          <w:rFonts w:ascii="Times New Roman" w:hAnsi="Times New Roman" w:cs="Times New Roman"/>
          <w:sz w:val="30"/>
          <w:szCs w:val="30"/>
        </w:rPr>
        <w:t xml:space="preserve"> своего имени, но за счет клиента, либо от имени клиента и за его счет, вправе лицо, имеющее лицензию профессионального участника рынка ценных бумаг на осуществление брокерской деятельности в соответствии с Федеральным законом от 22 апреля 1996 года</w:t>
      </w:r>
      <w:r w:rsidR="00E1569B" w:rsidRPr="00BF3B54">
        <w:rPr>
          <w:rFonts w:ascii="Times New Roman" w:hAnsi="Times New Roman" w:cs="Times New Roman"/>
          <w:sz w:val="30"/>
          <w:szCs w:val="30"/>
        </w:rPr>
        <w:t xml:space="preserve"> </w:t>
      </w:r>
      <w:r w:rsidR="00BE559D" w:rsidRPr="00BF3B54">
        <w:rPr>
          <w:rFonts w:ascii="Times New Roman" w:hAnsi="Times New Roman" w:cs="Times New Roman"/>
          <w:sz w:val="30"/>
          <w:szCs w:val="30"/>
        </w:rPr>
        <w:t>№ 39-ФЗ «О рынке ценных бумаг» (далее – брокер).</w:t>
      </w:r>
    </w:p>
    <w:p w14:paraId="062B25B4" w14:textId="77777777" w:rsidR="00BE559D" w:rsidRPr="00BF3B54" w:rsidRDefault="00A818A0"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7</w:t>
      </w:r>
      <w:r w:rsidR="00BE559D" w:rsidRPr="00BF3B54">
        <w:rPr>
          <w:rFonts w:ascii="Times New Roman" w:hAnsi="Times New Roman" w:cs="Times New Roman"/>
          <w:sz w:val="30"/>
          <w:szCs w:val="30"/>
        </w:rPr>
        <w:t>. Брокер осуществляет деятельность, указанную в части 1 настоящей статьи, в соответствии с Федеральным законом от 22 апреля 1996 года № 39-ФЗ «О рынке ценных бумаг» с учетом особенностей, установленных настоящим Федеральным законом, а также дополнительных требований, которые вправе установить Банк России.</w:t>
      </w:r>
    </w:p>
    <w:p w14:paraId="40522D74" w14:textId="77777777" w:rsidR="00BE559D" w:rsidRPr="00BF3B54" w:rsidRDefault="00A818A0"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8</w:t>
      </w:r>
      <w:r w:rsidR="00BE559D" w:rsidRPr="00BF3B54">
        <w:rPr>
          <w:rFonts w:ascii="Times New Roman" w:hAnsi="Times New Roman" w:cs="Times New Roman"/>
          <w:sz w:val="30"/>
          <w:szCs w:val="30"/>
        </w:rPr>
        <w:t xml:space="preserve">. Доверительное управление цифровой валютой и цифровыми правами вправе осуществлять только лицо, имеющее лицензию профессионального участника рынка ценных бумаг на осуществление деятельности по управлению ценными бумагами в соответствии с Федеральным законом от 22 апреля 1996 года № 39-ФЗ «О рынке ценных бумаг» (далее </w:t>
      </w:r>
      <w:r w:rsidR="00E1569B" w:rsidRPr="00BF3B54">
        <w:rPr>
          <w:rFonts w:ascii="Times New Roman" w:hAnsi="Times New Roman" w:cs="Times New Roman"/>
          <w:sz w:val="30"/>
          <w:szCs w:val="30"/>
        </w:rPr>
        <w:t>–</w:t>
      </w:r>
      <w:r w:rsidR="00BE559D" w:rsidRPr="00BF3B54">
        <w:rPr>
          <w:rFonts w:ascii="Times New Roman" w:hAnsi="Times New Roman" w:cs="Times New Roman"/>
          <w:sz w:val="30"/>
          <w:szCs w:val="30"/>
        </w:rPr>
        <w:t xml:space="preserve"> управляющий) либо лицензию на осуществление деятельности управляющей компании в соответствии с Федеральным законом от 29 ноября 2001 года</w:t>
      </w:r>
      <w:r w:rsidR="00BE559D" w:rsidRPr="00BF3B54">
        <w:rPr>
          <w:rFonts w:ascii="Times New Roman" w:hAnsi="Times New Roman" w:cs="Times New Roman"/>
          <w:sz w:val="30"/>
          <w:szCs w:val="30"/>
        </w:rPr>
        <w:br/>
        <w:t>№ 156-ФЗ «Об инвестиционных фондах» (далее при совместном упоминании – доверительный управляющий).</w:t>
      </w:r>
    </w:p>
    <w:p w14:paraId="2BA6846C" w14:textId="77777777" w:rsidR="00BE559D" w:rsidRPr="00BF3B54" w:rsidRDefault="00A818A0"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9</w:t>
      </w:r>
      <w:r w:rsidR="00BE559D" w:rsidRPr="00BF3B54">
        <w:rPr>
          <w:rFonts w:ascii="Times New Roman" w:hAnsi="Times New Roman" w:cs="Times New Roman"/>
          <w:sz w:val="30"/>
          <w:szCs w:val="30"/>
        </w:rPr>
        <w:t>. Управляющий осуществляет деятельность, указанную в части 1 настоящей статьи, в соответствии с Федеральным законом от 22 апреля 1996 года № 39-ФЗ «О рынке ценных бумаг» с учетом особенностей, установленных настоящим Федеральным законом, а также дополнительных требований, которые вправе установить Банк России.</w:t>
      </w:r>
    </w:p>
    <w:p w14:paraId="2E32EF70" w14:textId="77777777" w:rsidR="00BE559D" w:rsidRPr="00BF3B54" w:rsidRDefault="006E0ACD"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w:t>
      </w:r>
      <w:r w:rsidR="00A818A0" w:rsidRPr="00BF3B54">
        <w:rPr>
          <w:rFonts w:ascii="Times New Roman" w:hAnsi="Times New Roman" w:cs="Times New Roman"/>
          <w:sz w:val="30"/>
          <w:szCs w:val="30"/>
        </w:rPr>
        <w:t>0</w:t>
      </w:r>
      <w:r w:rsidR="00BE559D" w:rsidRPr="00BF3B54">
        <w:rPr>
          <w:rFonts w:ascii="Times New Roman" w:hAnsi="Times New Roman" w:cs="Times New Roman"/>
          <w:sz w:val="30"/>
          <w:szCs w:val="30"/>
        </w:rPr>
        <w:t>. Управляющая компания осуществляет деятельность, указанную в части 1 настоящей статьи, в соответствии с Федеральным законом от 29 ноября 2001 года № 156-ФЗ «Об инвестиционных фондах» с учетом особенностей, установленных настоящим Федеральным законом, а также дополнительных требований, которые вправе установить Банк России.</w:t>
      </w:r>
    </w:p>
    <w:p w14:paraId="73186B1C" w14:textId="77777777" w:rsidR="004D3BC7" w:rsidRPr="00BF3B54" w:rsidRDefault="006E0ACD" w:rsidP="00C81440">
      <w:pPr>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w:t>
      </w:r>
      <w:r w:rsidR="00A818A0" w:rsidRPr="00BF3B54">
        <w:rPr>
          <w:rFonts w:ascii="Times New Roman" w:hAnsi="Times New Roman" w:cs="Times New Roman"/>
          <w:sz w:val="30"/>
          <w:szCs w:val="30"/>
        </w:rPr>
        <w:t>1</w:t>
      </w:r>
      <w:r w:rsidR="004D3BC7" w:rsidRPr="00BF3B54">
        <w:rPr>
          <w:rFonts w:ascii="Times New Roman" w:hAnsi="Times New Roman" w:cs="Times New Roman"/>
          <w:sz w:val="30"/>
          <w:szCs w:val="30"/>
        </w:rPr>
        <w:t xml:space="preserve">.  В Российской Федерации запрещается </w:t>
      </w:r>
      <w:r w:rsidR="004D3BC7" w:rsidRPr="00BF3B54">
        <w:rPr>
          <w:rFonts w:ascii="Times New Roman" w:eastAsia="Times New Roman" w:hAnsi="Times New Roman" w:cs="Times New Roman"/>
          <w:sz w:val="30"/>
          <w:szCs w:val="30"/>
          <w:lang w:eastAsia="ru-RU"/>
        </w:rPr>
        <w:t xml:space="preserve">принимать </w:t>
      </w:r>
      <w:r w:rsidR="00B86D8D" w:rsidRPr="00BF3B54">
        <w:rPr>
          <w:rFonts w:ascii="Times New Roman" w:eastAsia="Times New Roman" w:hAnsi="Times New Roman" w:cs="Times New Roman"/>
          <w:sz w:val="30"/>
          <w:szCs w:val="30"/>
          <w:lang w:eastAsia="ru-RU"/>
        </w:rPr>
        <w:t xml:space="preserve">криптоактивы </w:t>
      </w:r>
      <w:r w:rsidR="004D3BC7" w:rsidRPr="00BF3B54">
        <w:rPr>
          <w:rFonts w:ascii="Times New Roman" w:eastAsia="Times New Roman" w:hAnsi="Times New Roman" w:cs="Times New Roman"/>
          <w:sz w:val="30"/>
          <w:szCs w:val="30"/>
          <w:lang w:eastAsia="ru-RU"/>
        </w:rPr>
        <w:t>в</w:t>
      </w:r>
      <w:r w:rsidR="004D3BC7" w:rsidRPr="00BF3B54">
        <w:rPr>
          <w:rFonts w:ascii="Times New Roman" w:hAnsi="Times New Roman" w:cs="Times New Roman"/>
          <w:sz w:val="30"/>
          <w:szCs w:val="30"/>
        </w:rPr>
        <w:t xml:space="preserve"> качестве встречного предоставления за передаваемые ценные бумаги, цифровые права, товары,  выполняемые работы, оказываемые услуги, передачу информации и результатов интеллектуальной деятельности, в том </w:t>
      </w:r>
      <w:r w:rsidR="004D3BC7" w:rsidRPr="00BF3B54">
        <w:rPr>
          <w:rFonts w:ascii="Times New Roman" w:hAnsi="Times New Roman" w:cs="Times New Roman"/>
          <w:sz w:val="30"/>
          <w:szCs w:val="30"/>
        </w:rPr>
        <w:lastRenderedPageBreak/>
        <w:t>числе исключительных прав на них, или иного способа, позволяющего предполагать оплату цифровой валютой ценных бумаг, цифровых прав, товаров (работ, услуг), передачи информации и результатов интеллектуальной деятельности, в том числе исключительных прав на них, за исключением получения цифровой валюты в результате выпуска цифровой валюты и (или) получения лицом, осуществляющим майнинг цифровой валюты (в том числе участником майнинг-пула), лицом, организующим деятельность майнинг-пула, вознаграждения в цифровой валюте за подтверждение записей в информационной системе (в том числе в результате распределения цифровой валюты среди участников майнинг-пула), а также случаев, предусмотренных</w:t>
      </w:r>
      <w:r w:rsidR="00B86D8D" w:rsidRPr="00BF3B54">
        <w:rPr>
          <w:rFonts w:ascii="Times New Roman" w:hAnsi="Times New Roman" w:cs="Times New Roman"/>
          <w:sz w:val="30"/>
          <w:szCs w:val="30"/>
        </w:rPr>
        <w:t xml:space="preserve"> федеральными законами</w:t>
      </w:r>
      <w:r w:rsidR="004D3BC7" w:rsidRPr="00BF3B54">
        <w:rPr>
          <w:rFonts w:ascii="Times New Roman" w:hAnsi="Times New Roman" w:cs="Times New Roman"/>
          <w:sz w:val="30"/>
          <w:szCs w:val="30"/>
        </w:rPr>
        <w:t xml:space="preserve">. </w:t>
      </w:r>
    </w:p>
    <w:p w14:paraId="0AD1FFB2" w14:textId="77777777" w:rsidR="004D3BC7" w:rsidRPr="00BF3B54" w:rsidRDefault="0056005E" w:rsidP="00C81440">
      <w:pPr>
        <w:pStyle w:val="a3"/>
        <w:spacing w:before="0" w:beforeAutospacing="0" w:after="120" w:afterAutospacing="0" w:line="276" w:lineRule="auto"/>
        <w:ind w:firstLine="709"/>
        <w:contextualSpacing/>
        <w:jc w:val="both"/>
        <w:rPr>
          <w:sz w:val="30"/>
          <w:szCs w:val="30"/>
        </w:rPr>
      </w:pPr>
      <w:r w:rsidRPr="00BF3B54">
        <w:rPr>
          <w:sz w:val="30"/>
          <w:szCs w:val="30"/>
        </w:rPr>
        <w:t>1</w:t>
      </w:r>
      <w:r w:rsidR="00A818A0" w:rsidRPr="00BF3B54">
        <w:rPr>
          <w:sz w:val="30"/>
          <w:szCs w:val="30"/>
        </w:rPr>
        <w:t>2</w:t>
      </w:r>
      <w:r w:rsidR="004D3BC7" w:rsidRPr="00BF3B54">
        <w:rPr>
          <w:sz w:val="30"/>
          <w:szCs w:val="30"/>
        </w:rPr>
        <w:t>. В соответствии с Федеральным законом от 31 июля 2020 года № 258-ФЗ</w:t>
      </w:r>
      <w:r w:rsidR="004D3BC7" w:rsidRPr="00BF3B54">
        <w:rPr>
          <w:sz w:val="30"/>
          <w:szCs w:val="30"/>
        </w:rPr>
        <w:br/>
        <w:t>«Об экспериментальных правовых режимах в сфере цифровых и технологических инноваций в Российской Федерации» в области законодательства Российской Федерации, регулирующего отношения, возникающие при организации обращения и обращении цифровой валюты и цифровых прав в Российской Федерации, может быть установлено специальное регулирование, отличающееся от регулирования, предусмотренного положениями настоящего Федерального закона. Такое специальное регулирование устанавливается программой экспериментального правового режима в сфере цифровых инноваций, утверждаемой нормативным актом Банка России в соответствии с Федеральным законом от 31 июля 2020 года № 258-ФЗ «Об экспериментальных правовых режимах в сфере цифровых и технологических инноваций в Российской Федерации».</w:t>
      </w:r>
    </w:p>
    <w:p w14:paraId="354B0025"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p>
    <w:p w14:paraId="195152ED" w14:textId="77777777" w:rsidR="00FD1075" w:rsidRPr="00BF3B54" w:rsidRDefault="00FD1075" w:rsidP="00C81440">
      <w:pPr>
        <w:spacing w:after="120" w:line="276" w:lineRule="auto"/>
        <w:ind w:firstLine="709"/>
        <w:contextualSpacing/>
        <w:jc w:val="both"/>
        <w:rPr>
          <w:rFonts w:ascii="Times New Roman" w:hAnsi="Times New Roman"/>
          <w:b/>
          <w:sz w:val="30"/>
          <w:szCs w:val="30"/>
        </w:rPr>
      </w:pPr>
      <w:bookmarkStart w:id="133" w:name="_Hlk226918670"/>
      <w:bookmarkEnd w:id="54"/>
      <w:r w:rsidRPr="00BF3B54">
        <w:rPr>
          <w:rFonts w:ascii="Times New Roman" w:hAnsi="Times New Roman" w:cs="Times New Roman"/>
          <w:b/>
          <w:sz w:val="30"/>
          <w:szCs w:val="30"/>
        </w:rPr>
        <w:t xml:space="preserve">ГЛАВА </w:t>
      </w:r>
      <w:r w:rsidR="00C345A1" w:rsidRPr="00BF3B54">
        <w:rPr>
          <w:rFonts w:ascii="Times New Roman" w:hAnsi="Times New Roman" w:cs="Times New Roman"/>
          <w:b/>
          <w:sz w:val="30"/>
          <w:szCs w:val="30"/>
        </w:rPr>
        <w:t>2</w:t>
      </w:r>
      <w:r w:rsidRPr="00BF3B54">
        <w:rPr>
          <w:rFonts w:ascii="Times New Roman" w:hAnsi="Times New Roman" w:cs="Times New Roman"/>
          <w:b/>
          <w:sz w:val="30"/>
          <w:szCs w:val="30"/>
        </w:rPr>
        <w:t>. ОСОБЕННОСТИ ДОПУСКА ИНВЕСТОРОВ К ИНВЕСТИРОВАНИЮ В КРИПТОАКТИВЫ</w:t>
      </w:r>
    </w:p>
    <w:p w14:paraId="5FE70C83" w14:textId="77777777" w:rsidR="00FD1075" w:rsidRPr="00BF3B54" w:rsidRDefault="00FD1075" w:rsidP="00C81440">
      <w:pPr>
        <w:pBdr>
          <w:top w:val="nil"/>
          <w:left w:val="nil"/>
          <w:bottom w:val="nil"/>
          <w:right w:val="nil"/>
          <w:between w:val="nil"/>
        </w:pBdr>
        <w:spacing w:after="120" w:line="276" w:lineRule="auto"/>
        <w:ind w:firstLine="709"/>
        <w:contextualSpacing/>
        <w:jc w:val="both"/>
        <w:rPr>
          <w:rFonts w:ascii="Times New Roman" w:hAnsi="Times New Roman" w:cs="Times New Roman"/>
          <w:b/>
          <w:sz w:val="30"/>
          <w:szCs w:val="30"/>
        </w:rPr>
      </w:pPr>
      <w:r w:rsidRPr="00BF3B54">
        <w:rPr>
          <w:rFonts w:ascii="Times New Roman" w:hAnsi="Times New Roman" w:cs="Times New Roman"/>
          <w:b/>
          <w:sz w:val="30"/>
          <w:szCs w:val="30"/>
        </w:rPr>
        <w:t xml:space="preserve">Статья </w:t>
      </w:r>
      <w:r w:rsidR="00C345A1" w:rsidRPr="00BF3B54">
        <w:rPr>
          <w:rFonts w:ascii="Times New Roman" w:hAnsi="Times New Roman" w:cs="Times New Roman"/>
          <w:b/>
          <w:sz w:val="30"/>
          <w:szCs w:val="30"/>
        </w:rPr>
        <w:t>5</w:t>
      </w:r>
      <w:r w:rsidRPr="00BF3B54">
        <w:rPr>
          <w:rFonts w:ascii="Times New Roman" w:hAnsi="Times New Roman" w:cs="Times New Roman"/>
          <w:b/>
          <w:sz w:val="30"/>
          <w:szCs w:val="30"/>
        </w:rPr>
        <w:t xml:space="preserve">. Тестирование физического лица </w:t>
      </w:r>
    </w:p>
    <w:p w14:paraId="3DD7E331" w14:textId="77777777" w:rsidR="00FD1075" w:rsidRPr="00BF3B54" w:rsidRDefault="00FD1075"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1. Тестирование резидента – физического лица (далее – тестируемое лицо) должно проводиться лицом, </w:t>
      </w:r>
      <w:r w:rsidRPr="00BF3B54">
        <w:rPr>
          <w:rFonts w:ascii="Times New Roman" w:hAnsi="Times New Roman"/>
          <w:sz w:val="30"/>
          <w:szCs w:val="30"/>
        </w:rPr>
        <w:t>обеспечивающим совершение сделок с цифровыми валютами</w:t>
      </w:r>
      <w:r w:rsidRPr="00BF3B54">
        <w:rPr>
          <w:rFonts w:ascii="Times New Roman" w:hAnsi="Times New Roman" w:cs="Times New Roman"/>
          <w:sz w:val="30"/>
          <w:szCs w:val="30"/>
        </w:rPr>
        <w:t xml:space="preserve">, в порядке, определенном базовым стандартом защиты прав и интересов инвесторов на рынке </w:t>
      </w:r>
      <w:r w:rsidR="00EC4C6D" w:rsidRPr="00BF3B54">
        <w:rPr>
          <w:rFonts w:ascii="Times New Roman" w:hAnsi="Times New Roman" w:cs="Times New Roman"/>
          <w:sz w:val="30"/>
          <w:szCs w:val="30"/>
        </w:rPr>
        <w:t>крипто</w:t>
      </w:r>
      <w:r w:rsidRPr="00BF3B54">
        <w:rPr>
          <w:rFonts w:ascii="Times New Roman" w:hAnsi="Times New Roman" w:cs="Times New Roman"/>
          <w:sz w:val="30"/>
          <w:szCs w:val="30"/>
        </w:rPr>
        <w:t xml:space="preserve">активов, </w:t>
      </w:r>
      <w:r w:rsidRPr="00BF3B54">
        <w:rPr>
          <w:rFonts w:ascii="Times New Roman" w:hAnsi="Times New Roman" w:cs="Times New Roman"/>
          <w:sz w:val="30"/>
          <w:szCs w:val="30"/>
        </w:rPr>
        <w:lastRenderedPageBreak/>
        <w:t>разработанным, согласованным и утвержденным Банком России (далее – стандарт тестирования).</w:t>
      </w:r>
    </w:p>
    <w:p w14:paraId="1E33B455" w14:textId="77777777" w:rsidR="00FD1075" w:rsidRPr="00BF3B54" w:rsidRDefault="00FD1075"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Стандарт тестирования является обязательным для всех лиц, обеспечивающих совершение сделок с цифровыми валютами, при проведении тестирования.</w:t>
      </w:r>
    </w:p>
    <w:p w14:paraId="4099D913" w14:textId="77777777" w:rsidR="00FD1075" w:rsidRPr="00BF3B54" w:rsidRDefault="00FD1075"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2. Тестирование проводится в письменной форме с использованием электронных документов путем получения ответов тестируемого лица на вопросы, перечень которых установлен стандартом тестирования. Все вопросы тестирования должны быть составлены таким образом, чтобы полученные ответы на них могли позволить оценить знания тестируемого лица, а также свидетельствовать о том, что это лицо в состоянии оценивать риски с учетом характера предполагаемых сделок и операций с цифровой валютой. Тестирование проводится бесплатно. </w:t>
      </w:r>
    </w:p>
    <w:p w14:paraId="69299095" w14:textId="77777777" w:rsidR="00FD1075" w:rsidRPr="00BF3B54" w:rsidRDefault="00FD1075"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3. Положительный результат тестирования действует 1 год со дня его получения или со дня совершения последней сделки (операции) с цифровой валютой, в зависимости от того, какое событие наступило позднее. В течение срока действия положительного результата тестирования повторное тестирование не проводится. Повторное тестирование проводится бесплатно. </w:t>
      </w:r>
    </w:p>
    <w:p w14:paraId="7A9C866E" w14:textId="77777777" w:rsidR="00FD1075" w:rsidRPr="00BF3B54" w:rsidRDefault="00FD1075"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4. Правила и процедура проведения тестирования, перечни вопросов тестирования, в том числе порядок формирования таких перечней, порядок определения положительного или отрицательного результата тестирования, порядок хранения сведений о результатах тестирования, форма и порядок направления тестируемому лицу уведомления о результате тестирования устанавливаются стандартом тестирования. Стандарт тестирования может предусматривать формирование различных перечней вопросов при тестировании физических лиц, не являющихся квалифицированными инвесторами, и физических лиц, являющихся квалифицированными инвесторами, в зависимости </w:t>
      </w:r>
      <w:proofErr w:type="gramStart"/>
      <w:r w:rsidRPr="00BF3B54">
        <w:rPr>
          <w:rFonts w:ascii="Times New Roman" w:hAnsi="Times New Roman" w:cs="Times New Roman"/>
          <w:sz w:val="30"/>
          <w:szCs w:val="30"/>
        </w:rPr>
        <w:t>от цифровой валюты</w:t>
      </w:r>
      <w:proofErr w:type="gramEnd"/>
      <w:r w:rsidRPr="00BF3B54">
        <w:rPr>
          <w:rFonts w:ascii="Times New Roman" w:hAnsi="Times New Roman" w:cs="Times New Roman"/>
          <w:sz w:val="30"/>
          <w:szCs w:val="30"/>
        </w:rPr>
        <w:t xml:space="preserve"> в отношении которой проводится тестирование или в зависимости от иных условий, предусмотренных стандартом тестирования.</w:t>
      </w:r>
    </w:p>
    <w:p w14:paraId="61DE3626" w14:textId="77777777" w:rsidR="00FD1075" w:rsidRDefault="007F7EAE"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cs="Times New Roman"/>
          <w:sz w:val="30"/>
          <w:szCs w:val="30"/>
        </w:rPr>
        <w:t>5</w:t>
      </w:r>
      <w:r w:rsidR="00FD1075" w:rsidRPr="00BF3B54">
        <w:rPr>
          <w:rFonts w:ascii="Times New Roman" w:hAnsi="Times New Roman" w:cs="Times New Roman"/>
          <w:sz w:val="30"/>
          <w:szCs w:val="30"/>
        </w:rPr>
        <w:t xml:space="preserve">. Последствием приобретения криптоактивов, соответствующих признакам, определенным Банком России в </w:t>
      </w:r>
      <w:r w:rsidR="00FD1075" w:rsidRPr="00BF3B54">
        <w:rPr>
          <w:rFonts w:ascii="Times New Roman" w:hAnsi="Times New Roman"/>
          <w:sz w:val="30"/>
          <w:szCs w:val="30"/>
        </w:rPr>
        <w:t xml:space="preserve">соответствии с частью 8 статьи 7 настоящего Федерального закона, лицом, которое не является квалифицированным инвестором, в случае оказания  такому лицу услуг, </w:t>
      </w:r>
      <w:r w:rsidR="00FD1075" w:rsidRPr="00BF3B54">
        <w:rPr>
          <w:rFonts w:ascii="Times New Roman" w:hAnsi="Times New Roman"/>
          <w:sz w:val="30"/>
          <w:szCs w:val="30"/>
        </w:rPr>
        <w:lastRenderedPageBreak/>
        <w:t xml:space="preserve">предусмотренных частью 8 статьи 35 настоящего Федерального закона, в том числе при неправомерном признании указанного лица квалифицированным инвестором, является возложение на </w:t>
      </w:r>
      <w:r w:rsidR="008E4EDA" w:rsidRPr="00BF3B54">
        <w:rPr>
          <w:rFonts w:ascii="Times New Roman" w:hAnsi="Times New Roman" w:cs="Times New Roman"/>
          <w:sz w:val="30"/>
          <w:szCs w:val="30"/>
        </w:rPr>
        <w:t xml:space="preserve">лицо, </w:t>
      </w:r>
      <w:r w:rsidR="008E4EDA" w:rsidRPr="00BF3B54">
        <w:rPr>
          <w:rFonts w:ascii="Times New Roman" w:hAnsi="Times New Roman"/>
          <w:sz w:val="30"/>
          <w:szCs w:val="30"/>
        </w:rPr>
        <w:t>обеспечивающее совершение сделок с цифровой валютой</w:t>
      </w:r>
      <w:r w:rsidR="00FD1075" w:rsidRPr="00BF3B54">
        <w:rPr>
          <w:rFonts w:ascii="Times New Roman" w:hAnsi="Times New Roman"/>
          <w:sz w:val="30"/>
          <w:szCs w:val="30"/>
        </w:rPr>
        <w:t xml:space="preserve"> обязанности по требованию указанного лица, которое приобрело цифровые права, приобрести у него эти цифровые права за свой счет и возместить ему все понесенные им при этом расходы. В случае если при оказании оператором размещения услуг, предусмотренных статьей 10 настоящего Федерального закона, лицо, которое не является квалифицированным инвестором, приобрело цифровые права, соответствующие признакам, определенным Банком России в соответствии с частью 25 статьи 21 настоящего Федерального закона, с превышением установленного Банком России предела суммы денежных средств и (или) совокупной стоимости иных цифровых прав, передаваемых в их оплату и (или) в качестве встречного предоставления, последствие, предусмотренное настоящей частью, применяется только в отношении </w:t>
      </w:r>
      <w:r w:rsidR="00FD1075" w:rsidRPr="00BF3B54">
        <w:rPr>
          <w:rFonts w:ascii="Times New Roman" w:hAnsi="Times New Roman" w:cs="Times New Roman"/>
          <w:sz w:val="30"/>
          <w:szCs w:val="30"/>
        </w:rPr>
        <w:t xml:space="preserve">цифровых прав, приобретенных с превышением указанного предела. В случае признания лица квалифицированным инвестором на основании предоставленной им недостоверной информации последствие, предусмотренное настоящей частью, не применяется. Последствие, </w:t>
      </w:r>
      <w:r w:rsidR="00FD1075" w:rsidRPr="00BF3B54">
        <w:rPr>
          <w:rFonts w:ascii="Times New Roman" w:hAnsi="Times New Roman"/>
          <w:sz w:val="30"/>
          <w:szCs w:val="30"/>
        </w:rPr>
        <w:t xml:space="preserve">предусмотренное настоящей частью, не применяется в случае приобретения цифровых прав иностранными физическими и юридическими лицами. Иск о применении последствия, предусмотренного настоящей частью, может быть предъявлен лицом, которое приобрело цифровые права, соответствующие признакам, определенным Банком России в соответствии с </w:t>
      </w:r>
      <w:hyperlink w:anchor="P153" w:tooltip="9. Банк России вправе определить признаки цифровых финансовых активов, приобретение которых может осуществляться только физическими лицами - гражданами Российской Федерации и российскими юридическими лицами, являющимися квалифицированными инвесторами, и (или) ">
        <w:r w:rsidR="00FD1075" w:rsidRPr="00BF3B54">
          <w:rPr>
            <w:rFonts w:ascii="Times New Roman" w:hAnsi="Times New Roman"/>
            <w:sz w:val="30"/>
            <w:szCs w:val="30"/>
          </w:rPr>
          <w:t xml:space="preserve">частью 25 статьи </w:t>
        </w:r>
      </w:hyperlink>
      <w:r w:rsidR="00FD1075" w:rsidRPr="00BF3B54">
        <w:rPr>
          <w:rFonts w:ascii="Times New Roman" w:hAnsi="Times New Roman"/>
          <w:sz w:val="30"/>
          <w:szCs w:val="30"/>
        </w:rPr>
        <w:t>21 настоящего Федерального закона, в течение одного года с даты приобретения таких цифровых прав.</w:t>
      </w:r>
    </w:p>
    <w:bookmarkEnd w:id="133"/>
    <w:p w14:paraId="24D04A50" w14:textId="77777777" w:rsidR="00FD5703" w:rsidRPr="00BF3B54" w:rsidRDefault="00FD5703"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p>
    <w:p w14:paraId="65BFB83A" w14:textId="77777777" w:rsidR="00FD1075" w:rsidRPr="00BF3B54" w:rsidRDefault="00FD1075" w:rsidP="00C81440">
      <w:pPr>
        <w:spacing w:after="0" w:line="276" w:lineRule="auto"/>
        <w:ind w:firstLine="709"/>
        <w:contextualSpacing/>
        <w:jc w:val="both"/>
        <w:rPr>
          <w:rFonts w:ascii="Times New Roman" w:hAnsi="Times New Roman" w:cs="Times New Roman"/>
          <w:sz w:val="30"/>
          <w:szCs w:val="30"/>
        </w:rPr>
      </w:pPr>
    </w:p>
    <w:p w14:paraId="070B68C2" w14:textId="77777777" w:rsidR="00FD1075" w:rsidRPr="00BF3B54" w:rsidRDefault="00FD1075" w:rsidP="00C81440">
      <w:pPr>
        <w:spacing w:line="276" w:lineRule="auto"/>
        <w:ind w:firstLine="709"/>
        <w:contextualSpacing/>
        <w:jc w:val="both"/>
        <w:rPr>
          <w:rFonts w:ascii="Times New Roman" w:hAnsi="Times New Roman" w:cs="Times New Roman"/>
          <w:b/>
          <w:sz w:val="30"/>
          <w:szCs w:val="30"/>
        </w:rPr>
      </w:pPr>
      <w:bookmarkStart w:id="134" w:name="_Hlk226918744"/>
      <w:r w:rsidRPr="00BF3B54">
        <w:rPr>
          <w:rFonts w:ascii="Times New Roman" w:hAnsi="Times New Roman" w:cs="Times New Roman"/>
          <w:b/>
          <w:sz w:val="30"/>
          <w:szCs w:val="30"/>
        </w:rPr>
        <w:t xml:space="preserve">ГЛАВА </w:t>
      </w:r>
      <w:r w:rsidR="00C345A1" w:rsidRPr="00BF3B54">
        <w:rPr>
          <w:rFonts w:ascii="Times New Roman" w:hAnsi="Times New Roman" w:cs="Times New Roman"/>
          <w:b/>
          <w:sz w:val="30"/>
          <w:szCs w:val="30"/>
        </w:rPr>
        <w:t>3</w:t>
      </w:r>
      <w:r w:rsidRPr="00BF3B54">
        <w:rPr>
          <w:rFonts w:ascii="Times New Roman" w:hAnsi="Times New Roman" w:cs="Times New Roman"/>
          <w:b/>
          <w:sz w:val="30"/>
          <w:szCs w:val="30"/>
        </w:rPr>
        <w:t>. РАСКРЫТИЕ И ПРЕДОСТАВЛЕНИЕ ИНФОРМАЦИИ НА РЫНКЕ КРИПТОАКТИВ</w:t>
      </w:r>
      <w:r w:rsidR="0096399E" w:rsidRPr="00BF3B54">
        <w:rPr>
          <w:rFonts w:ascii="Times New Roman" w:hAnsi="Times New Roman" w:cs="Times New Roman"/>
          <w:b/>
          <w:sz w:val="30"/>
          <w:szCs w:val="30"/>
        </w:rPr>
        <w:t>ОВ</w:t>
      </w:r>
      <w:r w:rsidRPr="00BF3B54">
        <w:rPr>
          <w:rFonts w:ascii="Times New Roman" w:hAnsi="Times New Roman" w:cs="Times New Roman"/>
          <w:b/>
          <w:sz w:val="30"/>
          <w:szCs w:val="30"/>
        </w:rPr>
        <w:t xml:space="preserve"> </w:t>
      </w:r>
    </w:p>
    <w:p w14:paraId="5BBE8C3A" w14:textId="77777777" w:rsidR="00FD1075" w:rsidRPr="00BF3B54" w:rsidRDefault="00FD1075" w:rsidP="00C81440">
      <w:pPr>
        <w:pStyle w:val="3"/>
        <w:spacing w:line="276" w:lineRule="auto"/>
        <w:ind w:firstLine="709"/>
        <w:jc w:val="both"/>
        <w:rPr>
          <w:b/>
          <w:color w:val="000000" w:themeColor="text1"/>
          <w:sz w:val="30"/>
          <w:szCs w:val="30"/>
        </w:rPr>
      </w:pPr>
      <w:r w:rsidRPr="00BF3B54">
        <w:rPr>
          <w:b/>
          <w:color w:val="000000" w:themeColor="text1"/>
          <w:sz w:val="30"/>
          <w:szCs w:val="30"/>
        </w:rPr>
        <w:t xml:space="preserve">Статья </w:t>
      </w:r>
      <w:r w:rsidR="00C345A1" w:rsidRPr="00BF3B54">
        <w:rPr>
          <w:b/>
          <w:color w:val="000000" w:themeColor="text1"/>
          <w:sz w:val="30"/>
          <w:szCs w:val="30"/>
        </w:rPr>
        <w:t>6</w:t>
      </w:r>
      <w:r w:rsidRPr="00BF3B54">
        <w:rPr>
          <w:b/>
          <w:color w:val="000000" w:themeColor="text1"/>
          <w:sz w:val="30"/>
          <w:szCs w:val="30"/>
        </w:rPr>
        <w:t xml:space="preserve">. Раскрытие и предоставление информации о </w:t>
      </w:r>
      <w:r w:rsidR="008E4EDA" w:rsidRPr="00BF3B54">
        <w:rPr>
          <w:b/>
          <w:color w:val="000000" w:themeColor="text1"/>
          <w:sz w:val="30"/>
          <w:szCs w:val="30"/>
        </w:rPr>
        <w:t>криптоактивах</w:t>
      </w:r>
    </w:p>
    <w:p w14:paraId="38167E4A" w14:textId="77777777" w:rsidR="008E4EDA" w:rsidRPr="00BF3B54" w:rsidRDefault="003A6EC6" w:rsidP="00C81440">
      <w:pPr>
        <w:pBdr>
          <w:top w:val="nil"/>
          <w:left w:val="nil"/>
          <w:bottom w:val="nil"/>
          <w:right w:val="nil"/>
          <w:between w:val="nil"/>
        </w:pBdr>
        <w:spacing w:after="120" w:line="276" w:lineRule="auto"/>
        <w:ind w:firstLine="709"/>
        <w:contextualSpacing/>
        <w:jc w:val="both"/>
        <w:rPr>
          <w:sz w:val="30"/>
          <w:szCs w:val="30"/>
        </w:rPr>
      </w:pPr>
      <w:r>
        <w:rPr>
          <w:rFonts w:ascii="Times New Roman" w:hAnsi="Times New Roman"/>
          <w:sz w:val="30"/>
          <w:szCs w:val="30"/>
        </w:rPr>
        <w:t>1</w:t>
      </w:r>
      <w:r w:rsidR="008E4EDA" w:rsidRPr="00BF3B54">
        <w:rPr>
          <w:rFonts w:ascii="Times New Roman" w:hAnsi="Times New Roman"/>
          <w:sz w:val="30"/>
          <w:szCs w:val="30"/>
        </w:rPr>
        <w:t xml:space="preserve">. Информация, которая должна быть доведена до клиентов в соответствии с частью </w:t>
      </w:r>
      <w:r w:rsidR="007F7EAE" w:rsidRPr="00BF3B54">
        <w:rPr>
          <w:rFonts w:ascii="Times New Roman" w:hAnsi="Times New Roman"/>
          <w:sz w:val="30"/>
          <w:szCs w:val="30"/>
        </w:rPr>
        <w:t>первой настоящей статьи</w:t>
      </w:r>
      <w:r w:rsidR="008E4EDA" w:rsidRPr="00BF3B54">
        <w:rPr>
          <w:rFonts w:ascii="Times New Roman" w:hAnsi="Times New Roman"/>
          <w:sz w:val="30"/>
          <w:szCs w:val="30"/>
        </w:rPr>
        <w:t>, должна быть сообщена:</w:t>
      </w:r>
    </w:p>
    <w:p w14:paraId="51F7A1F7" w14:textId="77777777" w:rsidR="008E4EDA" w:rsidRPr="00BF3B54" w:rsidRDefault="008E4EDA"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lastRenderedPageBreak/>
        <w:t xml:space="preserve">1) каждому клиенту в отдельности (с получением лицом, осуществляющим рекламу на рынке </w:t>
      </w:r>
      <w:r w:rsidR="00EC4C6D" w:rsidRPr="00BF3B54">
        <w:rPr>
          <w:rFonts w:ascii="Times New Roman" w:hAnsi="Times New Roman"/>
          <w:sz w:val="30"/>
          <w:szCs w:val="30"/>
        </w:rPr>
        <w:t>крипто</w:t>
      </w:r>
      <w:r w:rsidRPr="00BF3B54">
        <w:rPr>
          <w:rFonts w:ascii="Times New Roman" w:hAnsi="Times New Roman"/>
          <w:sz w:val="30"/>
          <w:szCs w:val="30"/>
        </w:rPr>
        <w:t>активов, подтверждения факта ознакомления клиента с ней);</w:t>
      </w:r>
    </w:p>
    <w:p w14:paraId="240D6CB4" w14:textId="77777777" w:rsidR="008E4EDA" w:rsidRPr="00BF3B54" w:rsidRDefault="008E4EDA"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t>2) в доступной для клиента форме (текст должен быть четким и легко воспринимаемым, в том числе быть представленным в логически структурированном виде и без использования в нем сложных для восприятия словесных конструкций, совершенным легко читаемым размером шрифта);</w:t>
      </w:r>
    </w:p>
    <w:p w14:paraId="3210056A" w14:textId="77777777" w:rsidR="008E4EDA" w:rsidRPr="00BF3B54" w:rsidRDefault="008E4EDA"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t>3) посредством ее изложения текстом, исключающим различное его толкование (при этом, среди прочего, терминам, не имеющим единообразной интерпретации в законодательстве либо в законодательстве не раскрытым и имеющим различные варианты толкования, должны быть даны понятные определения);</w:t>
      </w:r>
    </w:p>
    <w:p w14:paraId="2BAC8D0C" w14:textId="77777777" w:rsidR="008E4EDA" w:rsidRPr="00BF3B54" w:rsidRDefault="008E4EDA"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t>4) до установления отношений с клиентом;</w:t>
      </w:r>
    </w:p>
    <w:p w14:paraId="15ABE186" w14:textId="77777777" w:rsidR="008E4EDA" w:rsidRPr="00BF3B54" w:rsidRDefault="008E4EDA"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t xml:space="preserve">5) независимо от того, сообщалась ли такая информация в рекламе деятельности лица, осуществляющего рекламу на рынке </w:t>
      </w:r>
      <w:r w:rsidR="00EC4C6D" w:rsidRPr="00BF3B54">
        <w:rPr>
          <w:rFonts w:ascii="Times New Roman" w:hAnsi="Times New Roman"/>
          <w:sz w:val="30"/>
          <w:szCs w:val="30"/>
        </w:rPr>
        <w:t>крипто</w:t>
      </w:r>
      <w:r w:rsidRPr="00BF3B54">
        <w:rPr>
          <w:rFonts w:ascii="Times New Roman" w:hAnsi="Times New Roman"/>
          <w:sz w:val="30"/>
          <w:szCs w:val="30"/>
        </w:rPr>
        <w:t>активов.</w:t>
      </w:r>
    </w:p>
    <w:p w14:paraId="7DF79530" w14:textId="77777777" w:rsidR="00FD1075" w:rsidRPr="00BF3B54" w:rsidRDefault="007F7EAE"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w:t>
      </w:r>
      <w:r w:rsidR="00FD1075" w:rsidRPr="00BF3B54">
        <w:rPr>
          <w:rFonts w:ascii="Times New Roman" w:hAnsi="Times New Roman" w:cs="Times New Roman"/>
          <w:sz w:val="30"/>
          <w:szCs w:val="30"/>
        </w:rPr>
        <w:t>. Оператор размещения</w:t>
      </w:r>
      <w:r w:rsidRPr="00BF3B54">
        <w:rPr>
          <w:rFonts w:ascii="Times New Roman" w:hAnsi="Times New Roman" w:cs="Times New Roman"/>
          <w:sz w:val="30"/>
          <w:szCs w:val="30"/>
        </w:rPr>
        <w:t xml:space="preserve"> цифровых прав</w:t>
      </w:r>
      <w:r w:rsidR="00FD1075" w:rsidRPr="00BF3B54">
        <w:rPr>
          <w:rFonts w:ascii="Times New Roman" w:hAnsi="Times New Roman" w:cs="Times New Roman"/>
          <w:sz w:val="30"/>
          <w:szCs w:val="30"/>
        </w:rPr>
        <w:t xml:space="preserve"> обязан раскрывать: </w:t>
      </w:r>
    </w:p>
    <w:p w14:paraId="1E234588"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 информацию о действиях, которые могут быть предприняты обладателями цифровых прав в случае неисполнения обязательств их эмитентом;</w:t>
      </w:r>
    </w:p>
    <w:p w14:paraId="4A2F25E2"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 следующую информацию об эмитенте цифровых прав, если решение о выпуске цифровых прав размещено в порядке, предусмотренном частью 8 статьи 11 настоящего Федерального закона:</w:t>
      </w:r>
    </w:p>
    <w:p w14:paraId="0DCD20C7"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сведения о лицах, имеющих право распоряжаться не менее чем 10 процентами голосов в высшем органе управления эмитента цифровых прав, если таким лицом является корпорация;</w:t>
      </w:r>
    </w:p>
    <w:p w14:paraId="116F2553"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сведения о структуре и персональном составе органов управления эмитента цифровых прав;</w:t>
      </w:r>
    </w:p>
    <w:p w14:paraId="6FF78903"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годовую бухгалтерскую (финансовую) отчетность за последний завершенный отчетный год, а также аудиторское заключение о такой отчетности (если такая отчетность подлежит обязательному аудиту);</w:t>
      </w:r>
    </w:p>
    <w:p w14:paraId="06502A36"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основные виды деятельности эмитента цифровых прав; </w:t>
      </w:r>
    </w:p>
    <w:p w14:paraId="4C6FFF4E"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сведения о кредитном рейтинге эмитента цифровых прав, если такому лицу присвоен такой кредитный рейтинг кредитным рейтинговым </w:t>
      </w:r>
      <w:r w:rsidRPr="00BF3B54">
        <w:rPr>
          <w:rFonts w:ascii="Times New Roman" w:hAnsi="Times New Roman" w:cs="Times New Roman"/>
          <w:sz w:val="30"/>
          <w:szCs w:val="30"/>
        </w:rPr>
        <w:lastRenderedPageBreak/>
        <w:t>агентством или об отсутствии кредитного рейтинга у эмитента цифровых прав;</w:t>
      </w:r>
    </w:p>
    <w:p w14:paraId="7FA23B2F"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сведения о суммах денежных средств, привлеченных эмитентом цифровых прав путем размещения цифровых прав в текущем календарном году;</w:t>
      </w:r>
    </w:p>
    <w:p w14:paraId="0DC570D7"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информацию о неисполнении эмитентом цифровых прав обязательств, удостоверенных цифровыми правами;</w:t>
      </w:r>
    </w:p>
    <w:p w14:paraId="6A8697D5"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иную информацию, предусмотренную настоящим Федеральным законом и нормативными актами Банка России.</w:t>
      </w:r>
    </w:p>
    <w:p w14:paraId="487BBB44"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2. Банк России вправе определить дополнительную информацию, подлежащую раскрытию и предоставлению оператором размещения. Банк России вправе установить требования к форме, порядку, срокам и объему раскрытия и (или) предоставления оператором размещения информации, предусмотренной настоящей статьей. </w:t>
      </w:r>
    </w:p>
    <w:p w14:paraId="4DCC0754"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Если решение о выпуске цифровых прав размещено в порядке, предусмотренном частью 9 статьи 11 настоящего Федерального закона, то оператор размещения обязан предоставить информацию об их эмитенте тем же лицам, которым адресовано такое решение о выпуске, если решением о выпуске не предусмотрено, что информация не предоставляется эмитентом цифровых прав.</w:t>
      </w:r>
    </w:p>
    <w:p w14:paraId="27420360"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4. Оператор размещения вправе установить в своих правилах оказания услуг размещения цифровых прав дополнительную информацию, подлежащую раскрытию и (или) предоставлению. </w:t>
      </w:r>
    </w:p>
    <w:p w14:paraId="2A8835E5"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5. Эмитент цифровых прав, не являющийся оператором размещения, обязан предоставлять оператору размещения полную, достоверную и не вводящую в заблуждение информацию, предусмотренную пунктом 3 части 1 настоящей статьи, в порядке, сроки и форме, установленными правилами оказания услуг размещения цифровых прав.</w:t>
      </w:r>
    </w:p>
    <w:p w14:paraId="468858A0"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6. Эмитент цифровых прав вправе не предоставлять информацию о себе оператору размещения в случаях, предусмотренных правилами оказания услуг размещения цифровых прав, если такую информацию указанный оператор получает самостоятельно для ее последующего раскрытия (предоставления) в соответствии с настоящей статьей.</w:t>
      </w:r>
    </w:p>
    <w:p w14:paraId="77BCC212" w14:textId="77777777" w:rsidR="00FD1075" w:rsidRPr="00BF3B54" w:rsidRDefault="00FD1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7. Предоставляемая, раскрываемая информация об эмитенте цифровых прав, которая не была получена оператором размещения от эмитента </w:t>
      </w:r>
      <w:r w:rsidRPr="00BF3B54">
        <w:rPr>
          <w:rFonts w:ascii="Times New Roman" w:hAnsi="Times New Roman" w:cs="Times New Roman"/>
          <w:sz w:val="30"/>
          <w:szCs w:val="30"/>
        </w:rPr>
        <w:lastRenderedPageBreak/>
        <w:t>цифровых прав, не должна содержать недостоверную, неполную и (или) вводящую в заблуждение информацию об указанном лице.</w:t>
      </w:r>
    </w:p>
    <w:p w14:paraId="1F6E257A" w14:textId="77777777" w:rsidR="00FD1075" w:rsidRPr="00BF3B54" w:rsidRDefault="00FD1075"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8. Информация об эмитенте цифровых прав, полученная оператором размещения в соответствии с частью 5 настоящей статьи, предоставляется и (или) раскрывается оператором размещения в неизменном виде с указанием на то, что такая информация получена от эмитента цифровых прав.</w:t>
      </w:r>
    </w:p>
    <w:bookmarkEnd w:id="134"/>
    <w:p w14:paraId="5FA07363" w14:textId="77777777" w:rsidR="00FD1075" w:rsidRPr="00BF3B54" w:rsidRDefault="00FD1075" w:rsidP="00C81440">
      <w:pPr>
        <w:spacing w:after="120" w:line="276" w:lineRule="auto"/>
        <w:contextualSpacing/>
        <w:jc w:val="both"/>
        <w:rPr>
          <w:rFonts w:ascii="Times New Roman" w:hAnsi="Times New Roman" w:cs="Times New Roman"/>
          <w:sz w:val="30"/>
          <w:szCs w:val="30"/>
        </w:rPr>
      </w:pPr>
    </w:p>
    <w:p w14:paraId="29779467" w14:textId="77777777" w:rsidR="00F561CA" w:rsidRPr="00BF3B54" w:rsidRDefault="00E35033" w:rsidP="00C81440">
      <w:pPr>
        <w:pStyle w:val="3"/>
        <w:spacing w:line="276" w:lineRule="auto"/>
        <w:ind w:firstLine="709"/>
        <w:contextualSpacing/>
        <w:jc w:val="both"/>
        <w:rPr>
          <w:b/>
          <w:color w:val="000000" w:themeColor="text1"/>
          <w:sz w:val="30"/>
          <w:szCs w:val="30"/>
        </w:rPr>
      </w:pPr>
      <w:bookmarkStart w:id="135" w:name="P135"/>
      <w:bookmarkStart w:id="136" w:name="_Toc215864224"/>
      <w:bookmarkStart w:id="137" w:name="_Toc217059350"/>
      <w:bookmarkStart w:id="138" w:name="_Hlk226918929"/>
      <w:bookmarkEnd w:id="135"/>
      <w:r w:rsidRPr="00BF3B54">
        <w:rPr>
          <w:b/>
          <w:color w:val="000000" w:themeColor="text1"/>
          <w:sz w:val="30"/>
          <w:szCs w:val="30"/>
        </w:rPr>
        <w:t>ГЛАВА</w:t>
      </w:r>
      <w:r w:rsidRPr="00BF3B54">
        <w:rPr>
          <w:b/>
          <w:bCs/>
          <w:color w:val="000000" w:themeColor="text1"/>
          <w:sz w:val="30"/>
          <w:szCs w:val="30"/>
        </w:rPr>
        <w:t xml:space="preserve"> </w:t>
      </w:r>
      <w:r w:rsidR="00C345A1" w:rsidRPr="00BF3B54">
        <w:rPr>
          <w:b/>
          <w:bCs/>
          <w:color w:val="000000" w:themeColor="text1"/>
          <w:sz w:val="30"/>
          <w:szCs w:val="30"/>
        </w:rPr>
        <w:t>4</w:t>
      </w:r>
      <w:r w:rsidRPr="00BF3B54">
        <w:rPr>
          <w:b/>
          <w:bCs/>
          <w:color w:val="000000" w:themeColor="text1"/>
          <w:sz w:val="30"/>
          <w:szCs w:val="30"/>
        </w:rPr>
        <w:t xml:space="preserve">. ДЕЯТЕЛЬНОСТЬ ПО ОРГАНИЗАЦИИ </w:t>
      </w:r>
      <w:r w:rsidRPr="00BF3B54">
        <w:rPr>
          <w:b/>
          <w:color w:val="000000" w:themeColor="text1"/>
          <w:sz w:val="30"/>
          <w:szCs w:val="30"/>
        </w:rPr>
        <w:t>РАЗМЕЩЕНИЯ ЦИФРОВЫХ ПРАВ</w:t>
      </w:r>
      <w:bookmarkEnd w:id="136"/>
      <w:bookmarkEnd w:id="137"/>
    </w:p>
    <w:p w14:paraId="6B84FB6C" w14:textId="77777777" w:rsidR="00F561CA" w:rsidRPr="00BF3B54" w:rsidRDefault="00F561CA" w:rsidP="00C81440">
      <w:pPr>
        <w:pStyle w:val="a3"/>
        <w:spacing w:before="0" w:beforeAutospacing="0" w:after="120" w:line="276" w:lineRule="auto"/>
        <w:ind w:firstLine="709"/>
        <w:contextualSpacing/>
        <w:jc w:val="both"/>
        <w:rPr>
          <w:b/>
          <w:sz w:val="30"/>
          <w:szCs w:val="30"/>
        </w:rPr>
      </w:pPr>
      <w:r w:rsidRPr="00BF3B54">
        <w:rPr>
          <w:b/>
          <w:sz w:val="30"/>
          <w:szCs w:val="30"/>
        </w:rPr>
        <w:t xml:space="preserve">Статья </w:t>
      </w:r>
      <w:r w:rsidR="002F5CB7" w:rsidRPr="00BF3B54">
        <w:rPr>
          <w:b/>
          <w:sz w:val="30"/>
          <w:szCs w:val="30"/>
        </w:rPr>
        <w:t>8</w:t>
      </w:r>
      <w:r w:rsidRPr="00BF3B54">
        <w:rPr>
          <w:b/>
          <w:sz w:val="30"/>
          <w:szCs w:val="30"/>
        </w:rPr>
        <w:t xml:space="preserve">. </w:t>
      </w:r>
      <w:r w:rsidR="000D30AD" w:rsidRPr="00BF3B54">
        <w:rPr>
          <w:b/>
          <w:sz w:val="30"/>
          <w:szCs w:val="30"/>
        </w:rPr>
        <w:t>Общие положения о</w:t>
      </w:r>
      <w:r w:rsidRPr="00BF3B54">
        <w:rPr>
          <w:b/>
          <w:sz w:val="30"/>
          <w:szCs w:val="30"/>
        </w:rPr>
        <w:t xml:space="preserve"> размещения цифровых прав</w:t>
      </w:r>
      <w:r w:rsidR="000D30AD" w:rsidRPr="00BF3B54">
        <w:rPr>
          <w:b/>
          <w:sz w:val="30"/>
          <w:szCs w:val="30"/>
        </w:rPr>
        <w:t xml:space="preserve"> в Российской Федерации</w:t>
      </w:r>
      <w:r w:rsidRPr="00BF3B54">
        <w:rPr>
          <w:b/>
          <w:sz w:val="30"/>
          <w:szCs w:val="30"/>
        </w:rPr>
        <w:t xml:space="preserve"> </w:t>
      </w:r>
    </w:p>
    <w:p w14:paraId="67AE4D6D" w14:textId="5CFCE4BA" w:rsidR="00F561CA" w:rsidRPr="00BF3B54" w:rsidRDefault="00F561CA" w:rsidP="00C81440">
      <w:pPr>
        <w:pStyle w:val="a3"/>
        <w:spacing w:after="120" w:line="276" w:lineRule="auto"/>
        <w:ind w:firstLine="709"/>
        <w:contextualSpacing/>
        <w:jc w:val="both"/>
        <w:rPr>
          <w:sz w:val="30"/>
          <w:szCs w:val="30"/>
        </w:rPr>
      </w:pPr>
      <w:r w:rsidRPr="00BF3B54">
        <w:rPr>
          <w:sz w:val="30"/>
          <w:szCs w:val="30"/>
        </w:rPr>
        <w:t xml:space="preserve">1. Размещением цифровых прав в Российской Федерации признается отчуждение цифровых прав эмитентом первым обладателям путем внесения записей по цифровым счетам первых обладателей цифровых прав, в том числе по цифровым счетам номинального держателя и (или) на цифровые счета иностранного номинального держателя, и (или) </w:t>
      </w:r>
      <w:r w:rsidR="00AE122F" w:rsidRPr="00BF3B54">
        <w:rPr>
          <w:sz w:val="30"/>
          <w:szCs w:val="30"/>
        </w:rPr>
        <w:t>по адресам-идентификаторам,</w:t>
      </w:r>
      <w:r w:rsidRPr="00BF3B54">
        <w:rPr>
          <w:sz w:val="30"/>
          <w:szCs w:val="30"/>
        </w:rPr>
        <w:t xml:space="preserve"> в результате которых возникают цифровые права.</w:t>
      </w:r>
    </w:p>
    <w:p w14:paraId="24DD3DB8" w14:textId="77777777" w:rsidR="009E33D1" w:rsidRPr="00BF3B54" w:rsidRDefault="009E33D1" w:rsidP="00C81440">
      <w:pPr>
        <w:pStyle w:val="a3"/>
        <w:spacing w:after="120" w:line="276" w:lineRule="auto"/>
        <w:ind w:firstLine="709"/>
        <w:contextualSpacing/>
        <w:jc w:val="both"/>
        <w:rPr>
          <w:sz w:val="30"/>
          <w:szCs w:val="30"/>
        </w:rPr>
      </w:pPr>
      <w:r w:rsidRPr="00BF3B54">
        <w:rPr>
          <w:sz w:val="30"/>
          <w:szCs w:val="30"/>
        </w:rPr>
        <w:t>2. Процедура размещения цифровых прав включает в себя следующие этапы:</w:t>
      </w:r>
    </w:p>
    <w:p w14:paraId="56957DA1" w14:textId="77777777" w:rsidR="009E33D1" w:rsidRPr="00BF3B54" w:rsidRDefault="009E33D1" w:rsidP="00C81440">
      <w:pPr>
        <w:pStyle w:val="a3"/>
        <w:spacing w:after="120" w:line="276" w:lineRule="auto"/>
        <w:ind w:firstLine="709"/>
        <w:contextualSpacing/>
        <w:jc w:val="both"/>
        <w:rPr>
          <w:sz w:val="30"/>
          <w:szCs w:val="30"/>
        </w:rPr>
      </w:pPr>
      <w:r w:rsidRPr="00BF3B54">
        <w:rPr>
          <w:sz w:val="30"/>
          <w:szCs w:val="30"/>
        </w:rPr>
        <w:t>1) Эмитент принимает решение о размещении цифровых прав, являющееся основанием для размещения;</w:t>
      </w:r>
    </w:p>
    <w:p w14:paraId="400175C3" w14:textId="77777777" w:rsidR="009E33D1" w:rsidRPr="00BF3B54" w:rsidRDefault="009E33D1" w:rsidP="00C81440">
      <w:pPr>
        <w:pStyle w:val="a3"/>
        <w:spacing w:after="120" w:line="276" w:lineRule="auto"/>
        <w:ind w:firstLine="709"/>
        <w:contextualSpacing/>
        <w:jc w:val="both"/>
        <w:rPr>
          <w:sz w:val="30"/>
          <w:szCs w:val="30"/>
        </w:rPr>
      </w:pPr>
      <w:r w:rsidRPr="00BF3B54">
        <w:rPr>
          <w:sz w:val="30"/>
          <w:szCs w:val="30"/>
        </w:rPr>
        <w:t>2) Оператор размещения проверяет и регистрирует выпуск (дополнительный выпуск) цифровых прав;</w:t>
      </w:r>
    </w:p>
    <w:p w14:paraId="130F7F60" w14:textId="77777777" w:rsidR="009E33D1" w:rsidRPr="00BF3B54" w:rsidRDefault="009E33D1" w:rsidP="00C81440">
      <w:pPr>
        <w:pStyle w:val="a3"/>
        <w:spacing w:after="120" w:line="276" w:lineRule="auto"/>
        <w:ind w:firstLine="709"/>
        <w:contextualSpacing/>
        <w:jc w:val="both"/>
        <w:rPr>
          <w:sz w:val="30"/>
          <w:szCs w:val="30"/>
        </w:rPr>
      </w:pPr>
      <w:r w:rsidRPr="00BF3B54">
        <w:rPr>
          <w:sz w:val="30"/>
          <w:szCs w:val="30"/>
        </w:rPr>
        <w:t>3) Оператор размещения обеспечивает внесение записей по цифровым счетам первых обладателей цифровых прав, в том числе с использованием алгоритмов смарт-контрактов.</w:t>
      </w:r>
    </w:p>
    <w:p w14:paraId="54964EEE" w14:textId="77777777" w:rsidR="00F561CA" w:rsidRPr="00BF3B54" w:rsidRDefault="009E33D1" w:rsidP="00C81440">
      <w:pPr>
        <w:pStyle w:val="a3"/>
        <w:spacing w:after="120" w:line="276" w:lineRule="auto"/>
        <w:ind w:firstLine="709"/>
        <w:contextualSpacing/>
        <w:jc w:val="both"/>
        <w:rPr>
          <w:sz w:val="30"/>
          <w:szCs w:val="30"/>
        </w:rPr>
      </w:pPr>
      <w:r w:rsidRPr="00BF3B54">
        <w:rPr>
          <w:sz w:val="30"/>
          <w:szCs w:val="30"/>
        </w:rPr>
        <w:t>3</w:t>
      </w:r>
      <w:r w:rsidR="00F561CA" w:rsidRPr="00BF3B54">
        <w:rPr>
          <w:sz w:val="30"/>
          <w:szCs w:val="30"/>
        </w:rPr>
        <w:t>. Деятельность по организации размещения цифровых прав в Российской Федерации вправе осуществлять только оператор размещения цифровых прав (далее – оператор размещения).</w:t>
      </w:r>
    </w:p>
    <w:p w14:paraId="255EDE20" w14:textId="77777777" w:rsidR="00F561CA" w:rsidRPr="00BF3B54" w:rsidRDefault="009E33D1" w:rsidP="00C81440">
      <w:pPr>
        <w:pStyle w:val="a3"/>
        <w:spacing w:after="120" w:line="276" w:lineRule="auto"/>
        <w:ind w:firstLine="709"/>
        <w:contextualSpacing/>
        <w:jc w:val="both"/>
        <w:rPr>
          <w:sz w:val="30"/>
          <w:szCs w:val="30"/>
        </w:rPr>
      </w:pPr>
      <w:r w:rsidRPr="00BF3B54">
        <w:rPr>
          <w:sz w:val="30"/>
          <w:szCs w:val="30"/>
        </w:rPr>
        <w:t>4</w:t>
      </w:r>
      <w:r w:rsidR="00F561CA" w:rsidRPr="00BF3B54">
        <w:rPr>
          <w:sz w:val="30"/>
          <w:szCs w:val="30"/>
        </w:rPr>
        <w:t>. Оператор размещения обязан утвердить правила оказания услуг размещения цифровых прав, которые должны содержать:</w:t>
      </w:r>
    </w:p>
    <w:p w14:paraId="437C270D"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1) требования к эмитентам цифровых прав;</w:t>
      </w:r>
    </w:p>
    <w:p w14:paraId="0CF2E4C2"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2) правила размещения цифровых прав, в том числе способы и порядок размещения цифровых прав;</w:t>
      </w:r>
    </w:p>
    <w:p w14:paraId="5D3EA172"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lastRenderedPageBreak/>
        <w:t>3) порядок и способы внесения (изменения) записей о цифровых правах в информационную систему на основе распределенного реестра, через которую осуществляется размещения цифровых прав;</w:t>
      </w:r>
    </w:p>
    <w:p w14:paraId="46C46A61"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4) порядок и способы внесения изменений в алгоритм (алгоритмы) программ информационной системы на основе распределенного реестра, через которую осуществляется размещение цифровых прав;</w:t>
      </w:r>
    </w:p>
    <w:p w14:paraId="7831EE84"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6) указание на то, что оператор размещения осуществляет расчеты по сделкам, совершенным с использованием электронной платформы,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случае оказания им данных услуг);</w:t>
      </w:r>
    </w:p>
    <w:p w14:paraId="2E9831A5"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7) правила использования номинального счета в случае осуществления расчетов по сделкам, совершенным с использованием электронных платформ;</w:t>
      </w:r>
    </w:p>
    <w:p w14:paraId="1FB54BCE"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8) порядок исполнения обязанности оператора размещения по передаче обладателям цифровых прав выплат в денежной форме по цифровым правам, в том числе требования к документам, предоставляемым обладателями таких цифровых прав;</w:t>
      </w:r>
    </w:p>
    <w:p w14:paraId="0929CE8B"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9) иные положения, предусмотренные федеральными законами.</w:t>
      </w:r>
    </w:p>
    <w:p w14:paraId="23E56085"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4. Банк России вправе установить дополнительные к предусмотренным частью 3 настоящей статьи требования к содержанию правил оказания услуг размещения цифровых прав.</w:t>
      </w:r>
    </w:p>
    <w:p w14:paraId="31B4A6BC"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5. Оказание услуг размещения цифровых прав осуществляется путем присоединения эмитента цифровых прав к договору об оказании услуг размещения цифровых прав, условия которого определяются правилами размещения цифровых прав.</w:t>
      </w:r>
    </w:p>
    <w:p w14:paraId="7A6D3AA8"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6. По договору об оказании услуг размещения цифровых прав оператор размещения обязуется в соответствии с правилами размещения цифровых прав оказывать услуги эмитенту цифровых прав, а эмитент цифровых прав обязуется оплачивать указанные услуги, если иное не предусмотрено законодательством Российской Федерации.</w:t>
      </w:r>
    </w:p>
    <w:p w14:paraId="4B70405B"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7. Эмитент цифровых прав вправе отказаться от исполнения договора об оказании услуг размещения цифровых прав только при отсутствии у него имущественных обязательств по указанному договору, а также не исполненных им обязательств по цифровым правам.</w:t>
      </w:r>
    </w:p>
    <w:p w14:paraId="2C61D0AE" w14:textId="77777777" w:rsidR="00F561CA" w:rsidRPr="00BF3B54" w:rsidRDefault="00F561CA" w:rsidP="00C81440">
      <w:pPr>
        <w:pStyle w:val="3"/>
        <w:spacing w:line="276" w:lineRule="auto"/>
        <w:ind w:firstLine="709"/>
        <w:contextualSpacing/>
        <w:jc w:val="both"/>
        <w:rPr>
          <w:b/>
          <w:color w:val="000000" w:themeColor="text1"/>
          <w:sz w:val="30"/>
          <w:szCs w:val="30"/>
        </w:rPr>
      </w:pPr>
      <w:bookmarkStart w:id="139" w:name="_Toc215864225"/>
      <w:bookmarkStart w:id="140" w:name="_Toc217059351"/>
      <w:r w:rsidRPr="00BF3B54">
        <w:rPr>
          <w:b/>
          <w:bCs/>
          <w:color w:val="000000" w:themeColor="text1"/>
          <w:sz w:val="30"/>
          <w:szCs w:val="30"/>
        </w:rPr>
        <w:lastRenderedPageBreak/>
        <w:t xml:space="preserve">Статья </w:t>
      </w:r>
      <w:r w:rsidR="002F5CB7" w:rsidRPr="00BF3B54">
        <w:rPr>
          <w:b/>
          <w:bCs/>
          <w:color w:val="000000" w:themeColor="text1"/>
          <w:sz w:val="30"/>
          <w:szCs w:val="30"/>
        </w:rPr>
        <w:t>9</w:t>
      </w:r>
      <w:r w:rsidRPr="00BF3B54">
        <w:rPr>
          <w:b/>
          <w:bCs/>
          <w:color w:val="000000" w:themeColor="text1"/>
          <w:sz w:val="30"/>
          <w:szCs w:val="30"/>
        </w:rPr>
        <w:t xml:space="preserve">. Решение о </w:t>
      </w:r>
      <w:r w:rsidR="00D021C0" w:rsidRPr="00BF3B54">
        <w:rPr>
          <w:b/>
          <w:bCs/>
          <w:color w:val="000000" w:themeColor="text1"/>
          <w:sz w:val="30"/>
          <w:szCs w:val="30"/>
        </w:rPr>
        <w:t>выпуске</w:t>
      </w:r>
      <w:r w:rsidRPr="00BF3B54">
        <w:rPr>
          <w:b/>
          <w:bCs/>
          <w:color w:val="000000" w:themeColor="text1"/>
          <w:sz w:val="30"/>
          <w:szCs w:val="30"/>
        </w:rPr>
        <w:t xml:space="preserve"> цифровых прав</w:t>
      </w:r>
      <w:bookmarkEnd w:id="139"/>
      <w:bookmarkEnd w:id="140"/>
    </w:p>
    <w:p w14:paraId="3F8F7316"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 xml:space="preserve">1. Решение о </w:t>
      </w:r>
      <w:r w:rsidR="00D021C0" w:rsidRPr="00BF3B54">
        <w:rPr>
          <w:sz w:val="30"/>
          <w:szCs w:val="30"/>
        </w:rPr>
        <w:t>выпуске</w:t>
      </w:r>
      <w:r w:rsidR="00D021C0" w:rsidRPr="00BF3B54" w:rsidDel="00D021C0">
        <w:rPr>
          <w:sz w:val="30"/>
          <w:szCs w:val="30"/>
        </w:rPr>
        <w:t xml:space="preserve"> </w:t>
      </w:r>
      <w:r w:rsidRPr="00BF3B54">
        <w:rPr>
          <w:sz w:val="30"/>
          <w:szCs w:val="30"/>
        </w:rPr>
        <w:t>цифровых прав должно содержать:</w:t>
      </w:r>
    </w:p>
    <w:p w14:paraId="7D3EDE97"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1) сведения об эмитенте цифровых прав, в том числе полное наименование, адрес, сведения о государственной регистрации, а также сведения о сайте эмитента цифровых прав в информационно-телекоммуникационной сети «Интернет» (при наличии);</w:t>
      </w:r>
    </w:p>
    <w:p w14:paraId="6FEE519F"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2) сведения об операторе размещения, с которым у эмитента цифровых прав заключен договор об оказании услуг размещения цифровых прав;</w:t>
      </w:r>
    </w:p>
    <w:p w14:paraId="24BE29E3"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3) вид и объем прав, удостоверяемых цифровыми правами, либо указание на то, что цифровые права удостоверяют несколько видов прав и условия, при наступлении которых такие права могут быть реализованы;</w:t>
      </w:r>
    </w:p>
    <w:p w14:paraId="2E59BD50"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 xml:space="preserve">4) количество выпускаемых цифровых прав и (или) указание предельной суммы денежных средств, которые необходимо передать в оплату размещаемых цифровых прав, и (или) предельного количества вещей или предельной стоимости (предельного количества) имущественных прав, в том числе цифровых прав, либо иных прав, имеющих денежную оценку, которые необходимо передать в качестве встречного предоставления за размещаемые цифровые права, по достижении которых размещение цифровых прав прекращается; </w:t>
      </w:r>
    </w:p>
    <w:p w14:paraId="43C0635B"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5) условия, при наступлении которых размещение выпуска цифровых прав признается состоявшимся (завершенным);</w:t>
      </w:r>
    </w:p>
    <w:p w14:paraId="46B063DD"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6) цену приобретения цифровых прав при их выпуске или порядок ее определения (при оплате выпускаемых цифровых прав денежными средствами) и (или) количество вещей или стоимость (количество) имущественных прав, в том числе цифровых прав, либо иных прав, имеющих денежную оценку, которые необходимо передать для приобретения цифровых прав их первым приобретателем, или порядок определения такого количества вещей или стоимости (количества) имущественных прав (при оплате выпускаемых цифровых прав путем передачи в качестве встречного предоставления вещей или имущественных прав, в том числе цифровых прав, либо иных прав, имеющих денежную оценку);</w:t>
      </w:r>
    </w:p>
    <w:p w14:paraId="77F3EBE6"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7) дату начала размещения цифровых прав путем заключения договоров об их приобретении или порядок ее определения;</w:t>
      </w:r>
    </w:p>
    <w:p w14:paraId="63ADD5DB"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lastRenderedPageBreak/>
        <w:t>8) способ оплаты размещаемых цифровых прав (оплата денежными средствами и (или) передача иных вещей или имущественных прав, в том числе цифровых прав, либо иных прав, имеющих денежную оценку, в качестве встречного предоставления);</w:t>
      </w:r>
    </w:p>
    <w:p w14:paraId="1EF223C7"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9) указание на использование для размещения цифровых прав сделок, предусматривающих исполнение сторонами возникающих из них обязательств при наступлении определенных обстоятельств без направленного на исполнение обязательств отдельно выраженного дополнительного волеизъявления сторон путем применения информационных технологий (в случае использования таких сделок);</w:t>
      </w:r>
    </w:p>
    <w:p w14:paraId="4A534E60"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10) при обеспечении исполнения обязательств, удостоверенных цифровыми правами, - указание на то, что такие обязательства обеспечиваются имуществом лица, выпускающего цифровые права, и (или) третьих лиц (если применимо), описание предмета обеспечения, позволяющего его идентифицировать (если применимо), условия обеспечения, указание на способ обеспечения;</w:t>
      </w:r>
    </w:p>
    <w:p w14:paraId="78F2A4D8"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12) указание на ограничение оснований и (или) размера ответственности эмитента цифровых прав (при наличии такого ограничения);</w:t>
      </w:r>
    </w:p>
    <w:p w14:paraId="0FAAE8DC"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13) дата и время, по состоянию на которые определяются лица, имеющие право на получение исполнения по цифровым правам;</w:t>
      </w:r>
    </w:p>
    <w:p w14:paraId="2AB3F319"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14) иные положения, включение которых в решение о выпуске цифровых прав предусмотрено настоящим Федеральным законом, иными федеральными законами или нормативным актом Банка России.</w:t>
      </w:r>
    </w:p>
    <w:p w14:paraId="5481E23E"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2. Решение о выпуске цифровых прав может содержать указание на возможность их приобретения только индивидуальными предпринимателями и (или) юридическими лицами, указанными в таком решении и (или) соответствующими критериям, установленным таким решением.</w:t>
      </w:r>
    </w:p>
    <w:p w14:paraId="15D14E66"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3. В решении о выпуске цифровых прав наряду со сведениями, указанными в части 1 настоящей статьи, могут содержаться иные сведения, определенные эмитентом цифровых прав.</w:t>
      </w:r>
    </w:p>
    <w:p w14:paraId="19B96BC9"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 xml:space="preserve">4. Банк России вправе установить дополнительные к предусмотренным частью 1 настоящей статьи требования к содержанию </w:t>
      </w:r>
      <w:r w:rsidRPr="00BF3B54">
        <w:rPr>
          <w:sz w:val="30"/>
          <w:szCs w:val="30"/>
        </w:rPr>
        <w:lastRenderedPageBreak/>
        <w:t>решения о выпуске цифровых прав, требования к порядку его проверки и регистрации оператором размещения.</w:t>
      </w:r>
    </w:p>
    <w:p w14:paraId="7968B17E"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5. В случае, если решение о выпуске цифровых прав содержит указание на ограничение оснований и (или) размера ответственности эмитента цифровых прав, такое указание должно быть явным и недвусмысленным.</w:t>
      </w:r>
    </w:p>
    <w:p w14:paraId="406E26CF"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6. Если иное не предусмотрено настоящим Федеральным законом, решение о выпуске цифровых прав составляется в электронной форме и должно быть подписано усиленной квалифицированной электронной подписью единоличного исполнительного органа эмитента цифровых прав, либо уполномоченного им лица.</w:t>
      </w:r>
    </w:p>
    <w:p w14:paraId="5CD3ACBD"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7. В случае обеспечения исполнения обязательств, права по которым удостоверены цифровыми правами, третьим лицом, решение о выпуске цифровых прав должно быть подписано также усиленной квалифицированной электронной подписью такого лица (в случае, если оно является физическим лицом, в том числе индивидуальным предпринимателем) или усиленной квалифицированной электронной подписью (усиленными квалифицированными электронными подписями) лица (лиц), осуществляющего (осуществляющих) функции единоличного исполнительного органа юридического лица, предоставившего обеспечение, либо уполномоченного ими лица, подтверждая тем самым достоверность информации об обеспечении.</w:t>
      </w:r>
    </w:p>
    <w:p w14:paraId="3F96AAD3"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8. Решение о выпуске цифровых прав должно быть размещено в информационно-телекоммуникационной сети «Интернет» на сайте эмитента цифровых прав (при наличии), и на сайте оператора размещения, и должно находиться в открытом доступе до полного исполнения обязательств эмитента цифровых прав перед всеми обладателями цифровых прав соответствующего выпуска цифровых прав, если иное не предусмотрено настоящим Федеральным законом.</w:t>
      </w:r>
    </w:p>
    <w:p w14:paraId="1224242A"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 xml:space="preserve">9. Решение о выпуске цифровых прав может не размещаться в информационно-телекоммуникационной сети «Интернет» на сайте эмитента цифровых прав, и на сайте оператора размещения, если оно адресовано определенному кругу лиц, являющихся индивидуальными предпринимателями или юридическими лицами, и (или) если размещаемые на основании указанного решения цифровые права соответствуют </w:t>
      </w:r>
      <w:r w:rsidRPr="00BF3B54">
        <w:rPr>
          <w:sz w:val="30"/>
          <w:szCs w:val="30"/>
        </w:rPr>
        <w:lastRenderedPageBreak/>
        <w:t>признакам цифровых прав приобретение которых может осуществляться только лицом, являющимся квалифицированным инвестором, при условии обеспечения доступа к указанному решению оператором размещения, Банку России, номинальным держателям таких цифровых прав, иностранным номинальным держателям таких цифровых прав, лицам, которые могут приобрести такие цифровые права, и обладателям таких цифровых прав до полного исполнения обязательств эмитента цифровых прав, перед обладателями таких цифровых прав и связанных с ними обязанностей оператора размещения.</w:t>
      </w:r>
    </w:p>
    <w:p w14:paraId="0F8C2BFD"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10. Если эмитентом цифровых прав является юридическое лицо, личным законом которого является право иностранного государства, и решение о выпуске цифровых прав содержит указание на то, что размещаемые цифровые права могут приобретаться только индивидуальными предпринимателями и юридическими лицами, указанными в таком решении и (или) соответствующими критериям, установленным в нем, решение о выпуске цифровых прав может быть составлено на бумажном носителе.</w:t>
      </w:r>
    </w:p>
    <w:p w14:paraId="0F803C64"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11. Решение о выпуске цифровых прав, указанное в части 10 настоящей статьи, должно быть подписано лицом, занимающим должность (осуществляющим функции) единоличного исполнительного органа эмитента цифровых прав, или уполномоченным им лицом с указанием даты подписания.</w:t>
      </w:r>
    </w:p>
    <w:p w14:paraId="459973A3"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12. Решение о выпуске цифровых прав, указанное в части 10 настоящей статьи, должно быть преобразовано оператором размещения, в электронную форму путем сканирования с сохранением его реквизитов и заверено усиленной квалифицированной электронной подписью оператора размещения или усиленной квалифицированной подписью его представителя.</w:t>
      </w:r>
    </w:p>
    <w:p w14:paraId="2AF60D9B" w14:textId="77777777" w:rsidR="00F561CA" w:rsidRPr="00BF3B54" w:rsidRDefault="00F561CA" w:rsidP="00C81440">
      <w:pPr>
        <w:pStyle w:val="a3"/>
        <w:spacing w:before="0" w:line="276" w:lineRule="auto"/>
        <w:ind w:firstLine="709"/>
        <w:contextualSpacing/>
        <w:jc w:val="both"/>
        <w:rPr>
          <w:color w:val="212121"/>
          <w:sz w:val="30"/>
          <w:szCs w:val="30"/>
          <w:shd w:val="clear" w:color="auto" w:fill="FFFFFF"/>
        </w:rPr>
      </w:pPr>
      <w:r w:rsidRPr="00BF3B54">
        <w:rPr>
          <w:sz w:val="30"/>
          <w:szCs w:val="30"/>
        </w:rPr>
        <w:t xml:space="preserve">14. </w:t>
      </w:r>
      <w:r w:rsidRPr="00BF3B54">
        <w:rPr>
          <w:color w:val="212121"/>
          <w:sz w:val="30"/>
          <w:szCs w:val="30"/>
          <w:shd w:val="clear" w:color="auto" w:fill="FFFFFF"/>
        </w:rPr>
        <w:t>Решение о выпуске цифровых финансовых активов наряду со сведениями, указанными в части 1 статьи 3 настоящего Федерального закона, может содержать указание на лицо, осуществляющее представление интересов обладателей цифровых финансовых активов (представителя обладателей цифровых финансовых активов), порядок его замены и обязанности такого лица при представлении интересов обладателей цифровых финансовых активов.</w:t>
      </w:r>
    </w:p>
    <w:p w14:paraId="3C74C189" w14:textId="77777777" w:rsidR="00F561CA" w:rsidRPr="00BF3B54" w:rsidRDefault="00F561CA" w:rsidP="00C81440">
      <w:pPr>
        <w:pStyle w:val="a3"/>
        <w:spacing w:before="0" w:line="276" w:lineRule="auto"/>
        <w:ind w:firstLine="709"/>
        <w:contextualSpacing/>
        <w:jc w:val="both"/>
        <w:rPr>
          <w:color w:val="212121"/>
          <w:sz w:val="30"/>
          <w:szCs w:val="30"/>
          <w:shd w:val="clear" w:color="auto" w:fill="FFFFFF"/>
        </w:rPr>
      </w:pPr>
      <w:r w:rsidRPr="00BF3B54">
        <w:rPr>
          <w:color w:val="212121"/>
          <w:sz w:val="30"/>
          <w:szCs w:val="30"/>
          <w:shd w:val="clear" w:color="auto" w:fill="FFFFFF"/>
        </w:rPr>
        <w:lastRenderedPageBreak/>
        <w:t xml:space="preserve">15. Банк России вправе установить требования к представителю обладателей цифровых финансовых активов, а также порядку осуществления его деятельности. </w:t>
      </w:r>
    </w:p>
    <w:p w14:paraId="66317085" w14:textId="77777777" w:rsidR="00F561CA" w:rsidRPr="00BF3B54" w:rsidRDefault="00F561CA" w:rsidP="00C81440">
      <w:pPr>
        <w:pStyle w:val="a3"/>
        <w:spacing w:before="0" w:line="276" w:lineRule="auto"/>
        <w:ind w:firstLine="709"/>
        <w:contextualSpacing/>
        <w:jc w:val="both"/>
        <w:rPr>
          <w:color w:val="212121"/>
          <w:sz w:val="30"/>
          <w:szCs w:val="30"/>
          <w:shd w:val="clear" w:color="auto" w:fill="FFFFFF"/>
        </w:rPr>
      </w:pPr>
      <w:r w:rsidRPr="00BF3B54">
        <w:rPr>
          <w:color w:val="212121"/>
          <w:sz w:val="30"/>
          <w:szCs w:val="30"/>
          <w:shd w:val="clear" w:color="auto" w:fill="FFFFFF"/>
        </w:rPr>
        <w:t>16. Обладатели цифровых финансовых активов не вправе самостоятельно осуществлять свои права, за исключением случая нарушения представителем обладателей цифровых финансовых своих обязанностей, содержащихся в решении о выпуске цифровых финансовых активов, если решение о выпуске содержит положения, предусмотренные частью 14 настоящей статьи. </w:t>
      </w:r>
    </w:p>
    <w:p w14:paraId="11B690A9" w14:textId="77777777" w:rsidR="00F561CA" w:rsidRPr="00BF3B54" w:rsidRDefault="00F561CA" w:rsidP="00C81440">
      <w:pPr>
        <w:pStyle w:val="a3"/>
        <w:spacing w:before="0" w:line="276" w:lineRule="auto"/>
        <w:ind w:firstLine="709"/>
        <w:contextualSpacing/>
        <w:jc w:val="both"/>
        <w:rPr>
          <w:color w:val="212121"/>
          <w:sz w:val="30"/>
          <w:szCs w:val="30"/>
          <w:shd w:val="clear" w:color="auto" w:fill="FFFFFF"/>
        </w:rPr>
      </w:pPr>
      <w:r w:rsidRPr="00BF3B54">
        <w:rPr>
          <w:color w:val="212121"/>
          <w:sz w:val="30"/>
          <w:szCs w:val="30"/>
          <w:shd w:val="clear" w:color="auto" w:fill="FFFFFF"/>
        </w:rPr>
        <w:t>17. Банк России вправе определить требования к порядку определения, замены представителя обладателей цифровых финансовых активов.</w:t>
      </w:r>
    </w:p>
    <w:p w14:paraId="23D85DEA" w14:textId="77777777" w:rsidR="00F561CA" w:rsidRPr="00BF3B54" w:rsidRDefault="00F561CA" w:rsidP="00C81440">
      <w:pPr>
        <w:pStyle w:val="a3"/>
        <w:spacing w:before="0" w:line="276" w:lineRule="auto"/>
        <w:ind w:firstLine="709"/>
        <w:contextualSpacing/>
        <w:jc w:val="both"/>
        <w:rPr>
          <w:color w:val="212121"/>
          <w:sz w:val="30"/>
          <w:szCs w:val="30"/>
          <w:shd w:val="clear" w:color="auto" w:fill="FFFFFF"/>
        </w:rPr>
      </w:pPr>
      <w:r w:rsidRPr="00BF3B54">
        <w:rPr>
          <w:color w:val="212121"/>
          <w:sz w:val="30"/>
          <w:szCs w:val="30"/>
          <w:shd w:val="clear" w:color="auto" w:fill="FFFFFF"/>
        </w:rPr>
        <w:t xml:space="preserve">18. Решение о выпуске цифровых финансовых активов, содержащее сведения, предусмотренные частью 14 настоящей статьи, должно быть подписано также усиленной квалифицированной электронной подписью такого лица (в случае, если оно является физическим лицом, в том числе индивидуальным предпринимателем) или усиленной квалифицированной электронной подписью (усиленными квалифицированными электронными подписями) лица (лиц), осуществляющего (осуществляющих) функции единоличного исполнительного органа такого юридического лица, либо уполномоченного ими лица, принимая тем самым на себя обязанность осуществлять права обладателей цифровых финансовых активов. </w:t>
      </w:r>
    </w:p>
    <w:p w14:paraId="3E97AE87" w14:textId="77777777" w:rsidR="00F561CA" w:rsidRPr="00BF3B54" w:rsidRDefault="00F561CA" w:rsidP="00C81440">
      <w:pPr>
        <w:pStyle w:val="a3"/>
        <w:spacing w:before="0" w:line="276" w:lineRule="auto"/>
        <w:ind w:firstLine="709"/>
        <w:contextualSpacing/>
        <w:jc w:val="both"/>
        <w:rPr>
          <w:color w:val="212121"/>
          <w:sz w:val="30"/>
          <w:szCs w:val="30"/>
          <w:shd w:val="clear" w:color="auto" w:fill="FFFF00"/>
        </w:rPr>
      </w:pPr>
      <w:r w:rsidRPr="00BF3B54">
        <w:rPr>
          <w:color w:val="212121"/>
          <w:sz w:val="30"/>
          <w:szCs w:val="30"/>
          <w:shd w:val="clear" w:color="auto" w:fill="FFFFFF"/>
        </w:rPr>
        <w:t xml:space="preserve">19. </w:t>
      </w:r>
      <w:r w:rsidRPr="00BF3B54">
        <w:rPr>
          <w:color w:val="212121"/>
          <w:sz w:val="30"/>
          <w:szCs w:val="30"/>
        </w:rPr>
        <w:t>Представитель обладателей цифровых финансовых активов вправе на основании решения о выпуске цифровых финансовых активов без доверенности:</w:t>
      </w:r>
    </w:p>
    <w:p w14:paraId="5C0F46AF" w14:textId="77777777" w:rsidR="00F561CA" w:rsidRPr="00BF3B54" w:rsidRDefault="00F561CA" w:rsidP="00C81440">
      <w:pPr>
        <w:pStyle w:val="a3"/>
        <w:spacing w:before="0" w:line="276" w:lineRule="auto"/>
        <w:ind w:firstLine="709"/>
        <w:contextualSpacing/>
        <w:jc w:val="both"/>
        <w:rPr>
          <w:color w:val="212121"/>
          <w:sz w:val="30"/>
          <w:szCs w:val="30"/>
        </w:rPr>
      </w:pPr>
      <w:r w:rsidRPr="00BF3B54">
        <w:rPr>
          <w:color w:val="212121"/>
          <w:sz w:val="30"/>
          <w:szCs w:val="30"/>
        </w:rPr>
        <w:t>1) представлять интересы обладателей цифровых финансовых активов перед лицом, выпустивших цифровые финансовые активы и (или) предоставившим обеспечение по таким цифровым финансовым активам, а также в органах государственной власти Российской Федерации (в том числе в судах), органах государственной власти субъектов Российской Федерации, органах местного самоуправления;</w:t>
      </w:r>
    </w:p>
    <w:p w14:paraId="51179904" w14:textId="77777777" w:rsidR="00F561CA" w:rsidRPr="00BF3B54" w:rsidRDefault="00F561CA" w:rsidP="00C81440">
      <w:pPr>
        <w:pStyle w:val="a3"/>
        <w:spacing w:before="0" w:line="276" w:lineRule="auto"/>
        <w:ind w:firstLine="709"/>
        <w:contextualSpacing/>
        <w:jc w:val="both"/>
        <w:rPr>
          <w:color w:val="212121"/>
          <w:sz w:val="30"/>
          <w:szCs w:val="30"/>
          <w:shd w:val="clear" w:color="auto" w:fill="FFFF00"/>
        </w:rPr>
      </w:pPr>
      <w:r w:rsidRPr="00BF3B54">
        <w:rPr>
          <w:color w:val="212121"/>
          <w:sz w:val="30"/>
          <w:szCs w:val="30"/>
        </w:rPr>
        <w:t xml:space="preserve">2) осуществлять свои полномочия, в том числе связанные с подписанием искового заявления, отзыва на исковое заявление и заявления об обеспечении иска, передачей дела в третейский суд, полным или частичным отказом от исковых требований и признанием иска, изменением основания или предмета иска, заключением мирового соглашения и </w:t>
      </w:r>
      <w:r w:rsidRPr="00BF3B54">
        <w:rPr>
          <w:color w:val="212121"/>
          <w:sz w:val="30"/>
          <w:szCs w:val="30"/>
        </w:rPr>
        <w:lastRenderedPageBreak/>
        <w:t>соглашения по фактическим обстоятельствам, подписанием заявления о пересмотре судебных актов по новым или вновь открывшимся обстоятельствам, обжалованием судебного акта, получением присужденных денежных средств или иного имущества.</w:t>
      </w:r>
    </w:p>
    <w:p w14:paraId="11560872"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20. Размещенное в информационно-телекоммуникационной сети «Интернет» на сайте эмитента цифровых прав, и на сайте оператора размещения, решение о выпуске цифровых прав, адресованное неопределенному кругу лиц, признается публичной офертой. Решением о выпуске цифровых прав может быть предусмотрено, а решением о выпуске цифровых финансовых активов, удостоверяющих возможность осуществления прав по эмиссионным ценным бумагам или удостоверяющих право требовать передачи эмиссионных ценных бумаг или удостоверяющих права участия в капитале непубличного акционерного общества, должно быть предусмотрено, что оно адресовано определенному кругу лиц.</w:t>
      </w:r>
    </w:p>
    <w:p w14:paraId="2C8EB6A9"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21. Размещение цифровых прав на условиях публичной оферты осуществляется в соответствии с федеральными законами.</w:t>
      </w:r>
    </w:p>
    <w:p w14:paraId="7A02428A"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p>
    <w:p w14:paraId="43BF9D78" w14:textId="77777777" w:rsidR="00F561CA" w:rsidRPr="00BF3B54" w:rsidRDefault="00F561CA" w:rsidP="00C81440">
      <w:pPr>
        <w:pStyle w:val="a3"/>
        <w:spacing w:before="0" w:line="276" w:lineRule="auto"/>
        <w:ind w:firstLine="709"/>
        <w:contextualSpacing/>
        <w:jc w:val="both"/>
        <w:rPr>
          <w:b/>
          <w:sz w:val="30"/>
          <w:szCs w:val="30"/>
        </w:rPr>
      </w:pPr>
      <w:bookmarkStart w:id="141" w:name="_Toc217059352"/>
      <w:r w:rsidRPr="00BF3B54">
        <w:rPr>
          <w:b/>
          <w:sz w:val="30"/>
          <w:szCs w:val="30"/>
        </w:rPr>
        <w:t xml:space="preserve">Статья </w:t>
      </w:r>
      <w:r w:rsidR="002F5CB7" w:rsidRPr="00BF3B54">
        <w:rPr>
          <w:b/>
          <w:sz w:val="30"/>
          <w:szCs w:val="30"/>
        </w:rPr>
        <w:t>10</w:t>
      </w:r>
      <w:r w:rsidRPr="00BF3B54">
        <w:rPr>
          <w:b/>
          <w:sz w:val="30"/>
          <w:szCs w:val="30"/>
        </w:rPr>
        <w:t xml:space="preserve">. Проверка и регистрация решения о </w:t>
      </w:r>
      <w:r w:rsidR="00A37DFA" w:rsidRPr="00BF3B54">
        <w:rPr>
          <w:b/>
          <w:sz w:val="30"/>
          <w:szCs w:val="30"/>
        </w:rPr>
        <w:t xml:space="preserve">выпуске </w:t>
      </w:r>
      <w:r w:rsidR="000D30AD" w:rsidRPr="00BF3B54">
        <w:rPr>
          <w:b/>
          <w:sz w:val="30"/>
          <w:szCs w:val="30"/>
        </w:rPr>
        <w:t>цифровых прав</w:t>
      </w:r>
    </w:p>
    <w:p w14:paraId="2908EFD1"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1. Оператор размещения обязан проверить решение о выпуске цифровых прав на предмет соответствия законодательству Российской Федерации, нормативным актам Банка России и обеспечить невозможность размещения цифровых прав на основании решения о выпуске цифровых прав, которое не соответствует законодательству Российской Федерации, нормативным актам Банка России;</w:t>
      </w:r>
    </w:p>
    <w:p w14:paraId="56E4FBFE"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 xml:space="preserve">2. Оператор размещения обязан принять решение об отказе в допуске Цифровых прав к выпуску в Системе в случаях, если: </w:t>
      </w:r>
    </w:p>
    <w:p w14:paraId="29A41BA9"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 xml:space="preserve">решение о выпуске не соответствует требования законодательства Российской Федерации; </w:t>
      </w:r>
    </w:p>
    <w:p w14:paraId="17C5FAD0"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выпуск цифровых прав приводит или может привести к нарушению требований законодательства Российской Федерации, нормативных актов Банка России;</w:t>
      </w:r>
    </w:p>
    <w:p w14:paraId="2133BDEE"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в отношении Эмитента приостановлен доступ к Системе в случаях, предусмотренных настоящими Правилами или законодательством Российской Федерации</w:t>
      </w:r>
    </w:p>
    <w:p w14:paraId="590A080F"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lastRenderedPageBreak/>
        <w:t>Оператор вправе приня</w:t>
      </w:r>
      <w:r w:rsidR="009E33D1" w:rsidRPr="00BF3B54">
        <w:rPr>
          <w:sz w:val="30"/>
          <w:szCs w:val="30"/>
        </w:rPr>
        <w:t>ть решение об отказе в допуске цифровых прав к выпуску в системе, если э</w:t>
      </w:r>
      <w:r w:rsidRPr="00BF3B54">
        <w:rPr>
          <w:sz w:val="30"/>
          <w:szCs w:val="30"/>
        </w:rPr>
        <w:t>митентом не предоставлены дополнительные документы, запрошенные оператором в соответствии с</w:t>
      </w:r>
      <w:r w:rsidR="009E33D1" w:rsidRPr="00BF3B54">
        <w:rPr>
          <w:sz w:val="30"/>
          <w:szCs w:val="30"/>
        </w:rPr>
        <w:t xml:space="preserve"> условиями размещения цифровых прав</w:t>
      </w:r>
      <w:r w:rsidRPr="00BF3B54">
        <w:rPr>
          <w:sz w:val="30"/>
          <w:szCs w:val="30"/>
        </w:rPr>
        <w:t xml:space="preserve">, в срок, указанный в таком запросе; </w:t>
      </w:r>
    </w:p>
    <w:p w14:paraId="70E414EB"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 xml:space="preserve">3. В случае принятия решения об отказе в допуске цифровых прав к выпуску в Системе Оператор уведомляет об этом эмитента с использованием функционала Личного кабинета. </w:t>
      </w:r>
    </w:p>
    <w:p w14:paraId="790363AB"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 xml:space="preserve">В случае принятия Оператором решения о допуске цифровых прав к выпуску в Системе Оператор присваивает номер решению о выпуске. После присвоения Оператором номера решению о выпуске Эмитент размещает Решение о выпуске на своем Сайте в информационно-телекоммуникационной сети «Интернет», Оператор размещает Решение о выпуске на своем Сайте. </w:t>
      </w:r>
    </w:p>
    <w:p w14:paraId="12139155"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 xml:space="preserve">4. Решение о выпуске должно находиться в открытом доступе на Сайте Эмитента в информационно-телекоммуникационной сети «Интернет» (при наличии) и на Сайте Оператора до полного исполнения обязательств Эмитента перед всеми обладателями Цифровых прав, выпущенных на основании соответствующего Решения о выпуске. </w:t>
      </w:r>
    </w:p>
    <w:p w14:paraId="13BB2740"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5. Решение о выпуске цифровых финансовых активов может не размещаться в информационно-телекоммуникационной сети «Интернет» на Сайте Эмитента и на Сайте Оператора, если оно адресовано определенному кругу лиц, являющихся юридическими лицами, и (или) если выпускаемые на основании указанного решения цифровые финансовые активы соответствуют признакам цифровых финансовых активов, приобретение которых может осуществляться только лицом, являющимся квалифицированным инвестором, при условии обеспечения доступа к указанному решению оператором Информационной системы, в которой осуществляется выпуск цифровых финансовых активов, Банку России, лицам, которые могут приобрести такие цифровые финансовые активы, и обладателям таких цифровых финансовых активов до полного исполнения обязательств лица, выпустившего цифровые финансовые активы, перед обладателями таких цифровых финансовых активов.</w:t>
      </w:r>
    </w:p>
    <w:p w14:paraId="0DDD6CAA" w14:textId="77777777" w:rsidR="00F561CA" w:rsidRPr="00BF3B54" w:rsidRDefault="00F561CA" w:rsidP="00C81440">
      <w:pPr>
        <w:pStyle w:val="a3"/>
        <w:spacing w:after="120" w:line="276" w:lineRule="auto"/>
        <w:ind w:firstLine="709"/>
        <w:contextualSpacing/>
        <w:jc w:val="both"/>
        <w:rPr>
          <w:sz w:val="30"/>
          <w:szCs w:val="30"/>
        </w:rPr>
      </w:pPr>
    </w:p>
    <w:p w14:paraId="029E61E5" w14:textId="77777777" w:rsidR="00F561CA" w:rsidRPr="00BF3B54" w:rsidRDefault="00F561CA" w:rsidP="00C81440">
      <w:pPr>
        <w:pStyle w:val="a3"/>
        <w:spacing w:after="120" w:line="276" w:lineRule="auto"/>
        <w:ind w:firstLine="709"/>
        <w:contextualSpacing/>
        <w:jc w:val="both"/>
        <w:rPr>
          <w:b/>
          <w:sz w:val="30"/>
          <w:szCs w:val="30"/>
        </w:rPr>
      </w:pPr>
      <w:r w:rsidRPr="00BF3B54">
        <w:rPr>
          <w:b/>
          <w:sz w:val="30"/>
          <w:szCs w:val="30"/>
        </w:rPr>
        <w:t xml:space="preserve">Статья </w:t>
      </w:r>
      <w:r w:rsidR="002F5CB7" w:rsidRPr="00BF3B54">
        <w:rPr>
          <w:b/>
          <w:sz w:val="30"/>
          <w:szCs w:val="30"/>
        </w:rPr>
        <w:t>11</w:t>
      </w:r>
      <w:r w:rsidRPr="00BF3B54">
        <w:rPr>
          <w:b/>
          <w:sz w:val="30"/>
          <w:szCs w:val="30"/>
        </w:rPr>
        <w:t xml:space="preserve">. Размещение цифровых прав </w:t>
      </w:r>
    </w:p>
    <w:p w14:paraId="111E4125"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lastRenderedPageBreak/>
        <w:t>1. Оператор размещения производит размещение цифровых прав одним или несколькими из следующих способов:</w:t>
      </w:r>
    </w:p>
    <w:p w14:paraId="50B5EFB3"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1) прямая реализация цифровых прав первым обладателям, в том числе по договорам купли-продажи, мены (включая случаи, при которых первым владельцем цифровых прав выступает оператор цифровой платформы);</w:t>
      </w:r>
    </w:p>
    <w:p w14:paraId="6EB98CE7"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2) реализация цифровых прав</w:t>
      </w:r>
      <w:r w:rsidRPr="00BF3B54" w:rsidDel="00FD59CE">
        <w:rPr>
          <w:sz w:val="30"/>
          <w:szCs w:val="30"/>
        </w:rPr>
        <w:t xml:space="preserve"> </w:t>
      </w:r>
      <w:r w:rsidRPr="00BF3B54">
        <w:rPr>
          <w:sz w:val="30"/>
          <w:szCs w:val="30"/>
        </w:rPr>
        <w:t>через оператора цифровой платформы (</w:t>
      </w:r>
      <w:r w:rsidR="00A779E7" w:rsidRPr="00BF3B54">
        <w:rPr>
          <w:sz w:val="30"/>
          <w:szCs w:val="30"/>
        </w:rPr>
        <w:t>путем размещения инвестиционного предложения в информационной системе оператора цифровой платформы или на торгах</w:t>
      </w:r>
      <w:r w:rsidRPr="00BF3B54">
        <w:rPr>
          <w:sz w:val="30"/>
          <w:szCs w:val="30"/>
        </w:rPr>
        <w:t>, выступая участником торгов криптоактивами, и (или) через совершение оператором цифровой платформы сделок, направленных на размещение цифровых прав, в интересах оператора размещения или эмитента)</w:t>
      </w:r>
      <w:r w:rsidR="00C345A1" w:rsidRPr="00BF3B54">
        <w:rPr>
          <w:sz w:val="30"/>
          <w:szCs w:val="30"/>
        </w:rPr>
        <w:t>.</w:t>
      </w:r>
    </w:p>
    <w:p w14:paraId="5F5F62D1"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При размещении цифровых прав оператор размещения обязан действовать добросовестно и разумно, в том числе обеспечивать сообщение первым обладателям криптоактивов всей информации, которая в соответствии с требованиями настоящего Федерального закона должна быть доведена до них.</w:t>
      </w:r>
    </w:p>
    <w:p w14:paraId="695ED127" w14:textId="77777777" w:rsidR="00F561CA" w:rsidRPr="00BF3B54" w:rsidRDefault="00F561CA" w:rsidP="00C81440">
      <w:pPr>
        <w:pStyle w:val="a3"/>
        <w:spacing w:after="120" w:line="276" w:lineRule="auto"/>
        <w:ind w:firstLine="709"/>
        <w:contextualSpacing/>
        <w:jc w:val="both"/>
        <w:rPr>
          <w:sz w:val="30"/>
          <w:szCs w:val="30"/>
        </w:rPr>
      </w:pPr>
      <w:r w:rsidRPr="00BF3B54">
        <w:rPr>
          <w:sz w:val="30"/>
          <w:szCs w:val="30"/>
        </w:rPr>
        <w:t>3. Банк России вправе устанавливать особенности размещения цифровых прав, в том числе отдельных видов цифровых прав, требования к информационной системе на основе распределенного реестра, организованной не в соответствии с российским правом, в которой могут быть размещены цифровые права оператором размещения, к оценке смарт-контракта, с использованием которого цифровые права будут размещаться.</w:t>
      </w:r>
    </w:p>
    <w:p w14:paraId="758AAE37" w14:textId="77777777" w:rsidR="00F561CA" w:rsidRPr="00BF3B54" w:rsidRDefault="00C345A1" w:rsidP="00C81440">
      <w:pPr>
        <w:pStyle w:val="a3"/>
        <w:spacing w:after="120" w:line="276" w:lineRule="auto"/>
        <w:ind w:firstLine="709"/>
        <w:contextualSpacing/>
        <w:jc w:val="both"/>
        <w:rPr>
          <w:sz w:val="30"/>
          <w:szCs w:val="30"/>
        </w:rPr>
      </w:pPr>
      <w:r w:rsidRPr="00BF3B54">
        <w:rPr>
          <w:sz w:val="30"/>
          <w:szCs w:val="30"/>
        </w:rPr>
        <w:t>4</w:t>
      </w:r>
      <w:r w:rsidR="00F561CA" w:rsidRPr="00BF3B54">
        <w:rPr>
          <w:sz w:val="30"/>
          <w:szCs w:val="30"/>
        </w:rPr>
        <w:t>. Оператор размещения обязан хранить информацию о цифровых правах по каждому выпуску цифровых прав, запись о которых не погашена. Банк России вправе установить дополнительный перечень информации, хранение которой в соответствии с настоящей частью, обязан осуществлять оператор размещения.</w:t>
      </w:r>
    </w:p>
    <w:p w14:paraId="644A6725" w14:textId="77777777" w:rsidR="00F561CA" w:rsidRPr="00BF3B54" w:rsidRDefault="00C345A1" w:rsidP="00C81440">
      <w:pPr>
        <w:pStyle w:val="a3"/>
        <w:spacing w:after="120" w:line="276" w:lineRule="auto"/>
        <w:ind w:firstLine="709"/>
        <w:contextualSpacing/>
        <w:jc w:val="both"/>
        <w:rPr>
          <w:sz w:val="30"/>
          <w:szCs w:val="30"/>
        </w:rPr>
      </w:pPr>
      <w:r w:rsidRPr="00BF3B54">
        <w:rPr>
          <w:sz w:val="30"/>
          <w:szCs w:val="30"/>
        </w:rPr>
        <w:t>5</w:t>
      </w:r>
      <w:r w:rsidR="00F561CA" w:rsidRPr="00BF3B54">
        <w:rPr>
          <w:sz w:val="30"/>
          <w:szCs w:val="30"/>
        </w:rPr>
        <w:t>. Зачисление цифровых прав при их размещении на адреса-идентификаторы осуществляется оператором размещения только при условии проведения им идентификации лиц, заключивших договоры приобретения цифровых прав при их размещении.</w:t>
      </w:r>
    </w:p>
    <w:p w14:paraId="1563D754" w14:textId="77777777" w:rsidR="00F561CA" w:rsidRPr="00BF3B54" w:rsidRDefault="00C345A1" w:rsidP="00C81440">
      <w:pPr>
        <w:pStyle w:val="a3"/>
        <w:spacing w:after="120" w:line="276" w:lineRule="auto"/>
        <w:ind w:firstLine="709"/>
        <w:contextualSpacing/>
        <w:jc w:val="both"/>
        <w:rPr>
          <w:sz w:val="30"/>
          <w:szCs w:val="30"/>
        </w:rPr>
      </w:pPr>
      <w:r w:rsidRPr="00BF3B54">
        <w:rPr>
          <w:sz w:val="30"/>
          <w:szCs w:val="30"/>
        </w:rPr>
        <w:t>6</w:t>
      </w:r>
      <w:r w:rsidR="00F561CA" w:rsidRPr="00BF3B54">
        <w:rPr>
          <w:sz w:val="30"/>
          <w:szCs w:val="30"/>
        </w:rPr>
        <w:t>. Иностранный номинальный держатель цифровых прав вправе совершать действия, связанные с заключением договора приобретения цифровых прав, без доверенности в интересах своих клиентов в соответствии с заключенными с ними договорами.</w:t>
      </w:r>
    </w:p>
    <w:p w14:paraId="32485FAC" w14:textId="77777777" w:rsidR="00F561CA" w:rsidRPr="00BF3B54" w:rsidRDefault="00C345A1" w:rsidP="00C81440">
      <w:pPr>
        <w:pStyle w:val="a3"/>
        <w:spacing w:after="120" w:line="276" w:lineRule="auto"/>
        <w:ind w:firstLine="709"/>
        <w:contextualSpacing/>
        <w:jc w:val="both"/>
        <w:rPr>
          <w:sz w:val="30"/>
          <w:szCs w:val="30"/>
        </w:rPr>
      </w:pPr>
      <w:r w:rsidRPr="00BF3B54">
        <w:rPr>
          <w:sz w:val="30"/>
          <w:szCs w:val="30"/>
        </w:rPr>
        <w:lastRenderedPageBreak/>
        <w:t>7</w:t>
      </w:r>
      <w:r w:rsidR="00F561CA" w:rsidRPr="00BF3B54">
        <w:rPr>
          <w:sz w:val="30"/>
          <w:szCs w:val="30"/>
        </w:rPr>
        <w:t>. Иностранный номинальный держатель цифровых прав обязан предоставлять информацию о своих клиентах оператору размещения в целях исполнения указанным оператором требований законодательства Российской Федерации в порядке, сроки, составе и форме, которые установлены нормативным актом Банка России.</w:t>
      </w:r>
    </w:p>
    <w:p w14:paraId="1D8B1F21" w14:textId="77777777" w:rsidR="00F561CA" w:rsidRPr="00BF3B54" w:rsidRDefault="00C345A1" w:rsidP="00C81440">
      <w:pPr>
        <w:pStyle w:val="a3"/>
        <w:spacing w:before="0" w:beforeAutospacing="0" w:after="0" w:afterAutospacing="0" w:line="276" w:lineRule="auto"/>
        <w:ind w:firstLine="709"/>
        <w:contextualSpacing/>
        <w:jc w:val="both"/>
        <w:rPr>
          <w:sz w:val="30"/>
          <w:szCs w:val="30"/>
        </w:rPr>
      </w:pPr>
      <w:r w:rsidRPr="00BF3B54">
        <w:rPr>
          <w:sz w:val="30"/>
          <w:szCs w:val="30"/>
        </w:rPr>
        <w:t>8</w:t>
      </w:r>
      <w:r w:rsidR="00F561CA" w:rsidRPr="00BF3B54">
        <w:rPr>
          <w:sz w:val="30"/>
          <w:szCs w:val="30"/>
        </w:rPr>
        <w:t>. Если иное не предусмотрено Федеральными законами, обязательство, права по которому являются цифровыми правами, считается прекращенным (статья 407 Гражданского кодекса Российской Федерации) с момента внесения записи о погашении цифровых правах по цифровому счету и (или) по адресам-идентификаторам.</w:t>
      </w:r>
    </w:p>
    <w:p w14:paraId="7D360010" w14:textId="77777777" w:rsidR="00F561CA" w:rsidRPr="00BF3B54" w:rsidRDefault="00C345A1" w:rsidP="00C81440">
      <w:pPr>
        <w:pStyle w:val="a3"/>
        <w:spacing w:before="0" w:beforeAutospacing="0" w:after="0" w:afterAutospacing="0" w:line="276" w:lineRule="auto"/>
        <w:ind w:firstLine="709"/>
        <w:contextualSpacing/>
        <w:jc w:val="both"/>
        <w:rPr>
          <w:sz w:val="30"/>
          <w:szCs w:val="30"/>
        </w:rPr>
      </w:pPr>
      <w:r w:rsidRPr="00BF3B54">
        <w:rPr>
          <w:sz w:val="30"/>
          <w:szCs w:val="30"/>
        </w:rPr>
        <w:t>9</w:t>
      </w:r>
      <w:r w:rsidR="00F561CA" w:rsidRPr="00BF3B54">
        <w:rPr>
          <w:sz w:val="30"/>
          <w:szCs w:val="30"/>
        </w:rPr>
        <w:t>. В случае, указанном в части 20 настоящей статьи, запись о погашении цифрового права в информационной системе оператора цифровой платформе, который учитывает цифровые права, вносится по распоряжению оператора размещения, а в информационной системе на основе распределенного реестра, организованной не в соответствии с российским правом, - оператором размещения. Оператор размещения обязан совершить указанные действия в момент, когда он узнал или должен был узнать о прекращении обязательства, права по которому являются цифровыми правами.</w:t>
      </w:r>
    </w:p>
    <w:p w14:paraId="1BAD662B" w14:textId="77777777" w:rsidR="00F561CA" w:rsidRPr="00BF3B54" w:rsidRDefault="00F561CA" w:rsidP="00C81440">
      <w:pPr>
        <w:pStyle w:val="ConsPlusNormal"/>
        <w:spacing w:line="276" w:lineRule="auto"/>
        <w:ind w:firstLine="709"/>
        <w:contextualSpacing/>
        <w:jc w:val="both"/>
        <w:rPr>
          <w:rFonts w:eastAsia="Times New Roman"/>
          <w:sz w:val="30"/>
          <w:szCs w:val="30"/>
        </w:rPr>
      </w:pPr>
      <w:r w:rsidRPr="00BF3B54">
        <w:rPr>
          <w:rFonts w:eastAsia="Times New Roman"/>
          <w:sz w:val="30"/>
          <w:szCs w:val="30"/>
        </w:rPr>
        <w:t>1</w:t>
      </w:r>
      <w:r w:rsidR="00C345A1" w:rsidRPr="00BF3B54">
        <w:rPr>
          <w:rFonts w:eastAsia="Times New Roman"/>
          <w:sz w:val="30"/>
          <w:szCs w:val="30"/>
        </w:rPr>
        <w:t>0</w:t>
      </w:r>
      <w:r w:rsidRPr="00BF3B54">
        <w:rPr>
          <w:rFonts w:eastAsia="Times New Roman"/>
          <w:sz w:val="30"/>
          <w:szCs w:val="30"/>
        </w:rPr>
        <w:t>. Записи о погашении цифровых прав не вносятся в случае, когда обладателем цифровых прав становится их эмитент, если иное не предусмотрено решением о выпуске цифровых прав. При этом по истечении одного года со дня, когда эмитент цифровых прав стал их обладателем и продолжает быть им, должна быть внесена запись о погашении таких цифровых прав. Положение статьи 413 Гражданского кодекса Российской Федерации о прекращении обязательства совпадением должника и кредитора в одном лице в этом случае не применяется.</w:t>
      </w:r>
    </w:p>
    <w:p w14:paraId="663538F0" w14:textId="77777777" w:rsidR="00F561CA" w:rsidRPr="00BF3B54" w:rsidRDefault="00F561CA" w:rsidP="00C81440">
      <w:pPr>
        <w:pStyle w:val="3"/>
        <w:spacing w:line="276" w:lineRule="auto"/>
        <w:ind w:firstLine="709"/>
        <w:jc w:val="both"/>
        <w:rPr>
          <w:b/>
          <w:sz w:val="30"/>
          <w:szCs w:val="30"/>
        </w:rPr>
      </w:pPr>
      <w:r w:rsidRPr="00BF3B54">
        <w:rPr>
          <w:b/>
          <w:sz w:val="30"/>
          <w:szCs w:val="30"/>
        </w:rPr>
        <w:t xml:space="preserve">Статья </w:t>
      </w:r>
      <w:r w:rsidR="002F5CB7" w:rsidRPr="00BF3B54">
        <w:rPr>
          <w:b/>
          <w:sz w:val="30"/>
          <w:szCs w:val="30"/>
        </w:rPr>
        <w:t>12</w:t>
      </w:r>
      <w:r w:rsidRPr="00BF3B54">
        <w:rPr>
          <w:b/>
          <w:sz w:val="30"/>
          <w:szCs w:val="30"/>
        </w:rPr>
        <w:t>. Особенности выпуска и размещения цифровых финансовых активов, удостоверяющих возможность осуществления прав по эмиссионным ценным бумагам, право требовать передачи эмиссионных ценных бумаг</w:t>
      </w:r>
      <w:bookmarkEnd w:id="141"/>
    </w:p>
    <w:p w14:paraId="22D64DAB"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1. Цифровые финансовые активы, удостоверяющие возможность осуществления прав по эмиссионным ценным бумагам, предоставляют их обладателю право требовать от лица, обязанного по таким цифровым финансовым активам, реализации прав по эмиссионным ценным бумагам, </w:t>
      </w:r>
      <w:r w:rsidRPr="00BF3B54">
        <w:rPr>
          <w:sz w:val="30"/>
          <w:szCs w:val="30"/>
        </w:rPr>
        <w:lastRenderedPageBreak/>
        <w:t>предусмотренных решением о выпуске эмиссионных ценных бумаг, через оператора размещения.</w:t>
      </w:r>
    </w:p>
    <w:p w14:paraId="126E63FA" w14:textId="77777777" w:rsidR="00F561CA" w:rsidRPr="00BF3B54" w:rsidRDefault="00F561CA" w:rsidP="00C81440">
      <w:pPr>
        <w:pStyle w:val="ConsPlusNormal"/>
        <w:spacing w:line="276" w:lineRule="auto"/>
        <w:ind w:firstLine="709"/>
        <w:jc w:val="both"/>
        <w:rPr>
          <w:sz w:val="30"/>
          <w:szCs w:val="30"/>
        </w:rPr>
      </w:pPr>
      <w:r w:rsidRPr="00BF3B54">
        <w:rPr>
          <w:sz w:val="30"/>
          <w:szCs w:val="30"/>
        </w:rPr>
        <w:t>2. Цифровые финансовые активы, удостоверяющие право требовать передачи эмиссионных ценных бумаг, предоставляют их обладателю право требовать от их эмитента передачи ему ценных бумаг, предусмотренных решением о выпуске цифровых прав, в течение срока или при наступлении события, предусмотренных таким решением.</w:t>
      </w:r>
    </w:p>
    <w:p w14:paraId="2FFE32E8" w14:textId="77777777" w:rsidR="00C236F2" w:rsidRPr="00BF3B54" w:rsidRDefault="00C236F2" w:rsidP="00C81440">
      <w:pPr>
        <w:pStyle w:val="a3"/>
        <w:spacing w:before="0" w:beforeAutospacing="0" w:after="0" w:afterAutospacing="0" w:line="276" w:lineRule="auto"/>
        <w:ind w:firstLine="709"/>
        <w:contextualSpacing/>
        <w:jc w:val="both"/>
        <w:rPr>
          <w:sz w:val="30"/>
          <w:szCs w:val="30"/>
        </w:rPr>
      </w:pPr>
      <w:r w:rsidRPr="00BF3B54">
        <w:rPr>
          <w:sz w:val="30"/>
          <w:szCs w:val="30"/>
        </w:rPr>
        <w:t>3. Решение о выпуске цифровых финансовых активов, удостоверяющих возможность осуществления прав по эмиссионным ценным бумагам, право требовать передачи эмиссионных ценных бумаг наряду со сведениями, указанными в части 1 статьи 8 настоящего Федерального закона, должно содержать указание вида, категории (типа) эмиссионной ценной бумаги, возможность осуществления прав по которой (право требовать передачи которой) удостоверяют выпускаемые цифровые финансовые активы, а в случае, если выпускаемые цифровые финансовые активы удостоверяют право на передачу эмиссионной ценной бумаги, - срок, в течение которого может быть реализовано право требовать передачи эмиссионной ценной бумаги, или указание на событие, которое порождает право требовать передачи эмиссионной ценной бумаги;</w:t>
      </w:r>
    </w:p>
    <w:p w14:paraId="45F3B3E4" w14:textId="77777777" w:rsidR="00F561CA" w:rsidRPr="00BF3B54" w:rsidRDefault="00C236F2" w:rsidP="00C81440">
      <w:pPr>
        <w:pStyle w:val="ConsPlusNormal"/>
        <w:spacing w:line="276" w:lineRule="auto"/>
        <w:ind w:firstLine="709"/>
        <w:jc w:val="both"/>
        <w:rPr>
          <w:sz w:val="30"/>
          <w:szCs w:val="30"/>
        </w:rPr>
      </w:pPr>
      <w:r w:rsidRPr="00BF3B54">
        <w:rPr>
          <w:sz w:val="30"/>
          <w:szCs w:val="30"/>
        </w:rPr>
        <w:t>4</w:t>
      </w:r>
      <w:r w:rsidR="00F561CA" w:rsidRPr="00BF3B54">
        <w:rPr>
          <w:sz w:val="30"/>
          <w:szCs w:val="30"/>
        </w:rPr>
        <w:t>. Процедура эмиссии (размещения) акций и эмиссионных ценных бумаг, конвертируемых в акции, возможность осуществления прав по которым удостоверяется цифровыми финансовыми активами или право требовать передачи которых удостоверяется цифровыми финансовыми активами осуществляется в соответствии с требованиями Федеральным законом от 22 апреля 1996 года № 39-ФЗ «О рынке ценных бумаг», нормативных актов Банка России.</w:t>
      </w:r>
    </w:p>
    <w:p w14:paraId="314901DA" w14:textId="77777777" w:rsidR="00F561CA" w:rsidRPr="00BF3B54" w:rsidRDefault="00C236F2" w:rsidP="00C81440">
      <w:pPr>
        <w:pStyle w:val="ConsPlusNormal"/>
        <w:spacing w:line="276" w:lineRule="auto"/>
        <w:ind w:firstLine="709"/>
        <w:jc w:val="both"/>
        <w:rPr>
          <w:sz w:val="30"/>
          <w:szCs w:val="30"/>
        </w:rPr>
      </w:pPr>
      <w:r w:rsidRPr="00BF3B54">
        <w:rPr>
          <w:sz w:val="30"/>
          <w:szCs w:val="30"/>
        </w:rPr>
        <w:t>5</w:t>
      </w:r>
      <w:r w:rsidR="00F561CA" w:rsidRPr="00BF3B54">
        <w:rPr>
          <w:sz w:val="30"/>
          <w:szCs w:val="30"/>
        </w:rPr>
        <w:t xml:space="preserve">.  В случае, если цифровые финансовые активы удостоверяют права по эмиссионным ценным бумагам, такие эмиссионные ценные бумаги должны учитываться на лицевом счете цифровых финансовых активов, открытом эмитенту (лицу, осуществляющему права по цифровым финансовым активам) оператором цифровой платформы. Эмитент цифровых финансовых активов не вправе зачислять иные ценные бумаги на лицевой счет цифровых финансовых активов. Лицевой счет цифровых финансовых активов открывается с указанием оператора размещения и сведений, позволяющих идентифицировать цифровые финансовые активы. </w:t>
      </w:r>
      <w:r w:rsidR="00F561CA" w:rsidRPr="00BF3B54">
        <w:rPr>
          <w:sz w:val="30"/>
          <w:szCs w:val="30"/>
        </w:rPr>
        <w:lastRenderedPageBreak/>
        <w:t>В случае, если на лицевом счете цифровых финансовых активов учитываются ценные бумаги, под которые выпущены несколько выпусков цифровых финансовых активов, оператор цифровой платформы при зачислении ценных бумаг на такой лицевой счет цифровых финансовых активов</w:t>
      </w:r>
      <w:r w:rsidR="00F561CA" w:rsidRPr="00BF3B54" w:rsidDel="00405040">
        <w:rPr>
          <w:sz w:val="30"/>
          <w:szCs w:val="30"/>
        </w:rPr>
        <w:t xml:space="preserve"> </w:t>
      </w:r>
      <w:r w:rsidR="00F561CA" w:rsidRPr="00BF3B54">
        <w:rPr>
          <w:sz w:val="30"/>
          <w:szCs w:val="30"/>
        </w:rPr>
        <w:t>обязан открыть субсчета под каждый выпуск цифровых финансовых активов для учета прав на эти ценные бумаги. Эмитент цифровых финансовых активов, удостоверяющих права по эмиссионным ценным бумагам, осуществляет права по учитываемым на лицевом счете цифровых финансовых активов</w:t>
      </w:r>
      <w:r w:rsidR="00F561CA" w:rsidRPr="00BF3B54" w:rsidDel="00405040">
        <w:rPr>
          <w:sz w:val="30"/>
          <w:szCs w:val="30"/>
        </w:rPr>
        <w:t xml:space="preserve"> </w:t>
      </w:r>
      <w:r w:rsidR="00F561CA" w:rsidRPr="00BF3B54">
        <w:rPr>
          <w:sz w:val="30"/>
          <w:szCs w:val="30"/>
        </w:rPr>
        <w:t>ценным бумагам в соответствии с указаниями обладателей цифровых финансовых активов. Условия, порядок и сроки направления таких указаний устанавливаются решением о выпуске цифровых прав. Доходы и (или) иные выплаты по ценным бумагам, учитываемым на лицевом счете цифровых финансовых активов, подлежат передаче обладателям цифровых финансовых активов, удостоверяющих право на их получение, в порядке и сроки, предусмотренные решением о выпуске цифровых прав.</w:t>
      </w:r>
    </w:p>
    <w:p w14:paraId="58D8E1BC" w14:textId="77777777" w:rsidR="00F561CA" w:rsidRPr="00BF3B54" w:rsidRDefault="00C236F2" w:rsidP="00C81440">
      <w:pPr>
        <w:pStyle w:val="ConsPlusNormal"/>
        <w:spacing w:line="276" w:lineRule="auto"/>
        <w:ind w:firstLine="709"/>
        <w:jc w:val="both"/>
        <w:rPr>
          <w:sz w:val="30"/>
          <w:szCs w:val="30"/>
        </w:rPr>
      </w:pPr>
      <w:r w:rsidRPr="00BF3B54">
        <w:rPr>
          <w:sz w:val="30"/>
          <w:szCs w:val="30"/>
        </w:rPr>
        <w:t>6</w:t>
      </w:r>
      <w:r w:rsidR="00F561CA" w:rsidRPr="00BF3B54">
        <w:rPr>
          <w:sz w:val="30"/>
          <w:szCs w:val="30"/>
        </w:rPr>
        <w:t>. Не позднее даты размещения цифровых финансовых активов, удостоверяющих права по эмиссионным ценным бумагам или право требовать передачи эмиссионных ценных бумаг, оператор размещения обязан обеспечить приобретателям указанных цифровых финансовых активов доступ к решению о выпуске соответствующих ценных бумаг, а также к сведениям о наличии преимущественного права их приобретения и порядке осуществления такого права.</w:t>
      </w:r>
    </w:p>
    <w:p w14:paraId="1358C576" w14:textId="77777777" w:rsidR="00F561CA" w:rsidRPr="00BF3B54" w:rsidRDefault="00F561CA" w:rsidP="00C81440">
      <w:pPr>
        <w:pStyle w:val="ConsPlusNormal"/>
        <w:spacing w:line="276" w:lineRule="auto"/>
        <w:ind w:firstLine="709"/>
        <w:jc w:val="both"/>
        <w:rPr>
          <w:sz w:val="30"/>
          <w:szCs w:val="30"/>
        </w:rPr>
      </w:pPr>
    </w:p>
    <w:p w14:paraId="4F9C0361"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bookmarkStart w:id="142" w:name="_Toc217059353"/>
      <w:r w:rsidRPr="00BF3B54">
        <w:rPr>
          <w:b/>
          <w:sz w:val="30"/>
          <w:szCs w:val="30"/>
        </w:rPr>
        <w:t>Статья 1</w:t>
      </w:r>
      <w:r w:rsidR="00A818A0" w:rsidRPr="00BF3B54">
        <w:rPr>
          <w:b/>
          <w:sz w:val="30"/>
          <w:szCs w:val="30"/>
        </w:rPr>
        <w:t>3</w:t>
      </w:r>
      <w:r w:rsidRPr="00BF3B54">
        <w:rPr>
          <w:b/>
          <w:sz w:val="30"/>
          <w:szCs w:val="30"/>
        </w:rPr>
        <w:t>. Особенности выпуска и размещения долговых цифровых финансовых активов</w:t>
      </w:r>
    </w:p>
    <w:p w14:paraId="2F3A6CF7" w14:textId="77777777" w:rsidR="00F561CA" w:rsidRPr="00BF3B54" w:rsidRDefault="00F561CA" w:rsidP="00C81440">
      <w:pPr>
        <w:pStyle w:val="a3"/>
        <w:spacing w:before="0" w:beforeAutospacing="0" w:after="120" w:afterAutospacing="0" w:line="276" w:lineRule="auto"/>
        <w:ind w:firstLine="709"/>
        <w:contextualSpacing/>
        <w:jc w:val="both"/>
        <w:rPr>
          <w:sz w:val="30"/>
          <w:szCs w:val="30"/>
        </w:rPr>
      </w:pPr>
      <w:r w:rsidRPr="00BF3B54">
        <w:rPr>
          <w:sz w:val="30"/>
          <w:szCs w:val="30"/>
        </w:rPr>
        <w:t xml:space="preserve">1. Решение о выпуске цифровых финансовых активов, удостоверяющих исключительно денежные требования в размере цены приобретения цифровых финансовых активов при их размещении и в размере сумм периодических выплат (выплаты) (далее – долговые цифровые финансовые активы) наряду со сведениями, указанными в части 1 статьи 8 настоящего Федерального закона, должно содержать: </w:t>
      </w:r>
    </w:p>
    <w:p w14:paraId="6F731991"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 xml:space="preserve">1) указание на недопустимость изменения вида и объема обязательств, удостоверенных </w:t>
      </w:r>
      <w:r w:rsidRPr="00BF3B54">
        <w:rPr>
          <w:bCs/>
          <w:sz w:val="30"/>
          <w:szCs w:val="30"/>
        </w:rPr>
        <w:t>долговыми</w:t>
      </w:r>
      <w:r w:rsidRPr="00BF3B54">
        <w:rPr>
          <w:sz w:val="30"/>
          <w:szCs w:val="30"/>
        </w:rPr>
        <w:t xml:space="preserve"> цифровыми финансовыми активами; </w:t>
      </w:r>
    </w:p>
    <w:p w14:paraId="2DA8C7B6"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lastRenderedPageBreak/>
        <w:t xml:space="preserve">2) указание на то, что записи о долговых цифровых финансовых активах погашаются в случае, если их обладателем становится эмитент цифровых прав таких долговых цифровых финансовых активов; </w:t>
      </w:r>
    </w:p>
    <w:p w14:paraId="3F026AA8"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 xml:space="preserve">3) указание на то, что каждый </w:t>
      </w:r>
      <w:r w:rsidRPr="00BF3B54">
        <w:rPr>
          <w:bCs/>
          <w:sz w:val="30"/>
          <w:szCs w:val="30"/>
        </w:rPr>
        <w:t>долговой</w:t>
      </w:r>
      <w:r w:rsidRPr="00BF3B54">
        <w:rPr>
          <w:sz w:val="30"/>
          <w:szCs w:val="30"/>
        </w:rPr>
        <w:t xml:space="preserve"> цифровой финансовый актив, размещаемый на основании </w:t>
      </w:r>
      <w:r w:rsidRPr="00BF3B54">
        <w:rPr>
          <w:bCs/>
          <w:sz w:val="30"/>
          <w:szCs w:val="30"/>
        </w:rPr>
        <w:t>этого</w:t>
      </w:r>
      <w:r w:rsidRPr="00BF3B54">
        <w:rPr>
          <w:sz w:val="30"/>
          <w:szCs w:val="30"/>
        </w:rPr>
        <w:t xml:space="preserve"> решения о выпуске </w:t>
      </w:r>
      <w:r w:rsidRPr="00BF3B54">
        <w:rPr>
          <w:bCs/>
          <w:sz w:val="30"/>
          <w:szCs w:val="30"/>
        </w:rPr>
        <w:t>долговых</w:t>
      </w:r>
      <w:r w:rsidRPr="00BF3B54">
        <w:rPr>
          <w:sz w:val="30"/>
          <w:szCs w:val="30"/>
        </w:rPr>
        <w:t xml:space="preserve"> цифровых финансовых активов, независимо от времени его приобретения удостоверяет единые неизменные вид, объем соответствующих обязательств и сроки их исполнения; </w:t>
      </w:r>
    </w:p>
    <w:p w14:paraId="5AC28B31"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 xml:space="preserve">4) порядок и сроки исполнения обязательств, удостоверенных долговыми цифровыми финансовыми активами, эмитентом цифровых прав таких долговые цифровые финансовые активы; </w:t>
      </w:r>
    </w:p>
    <w:p w14:paraId="7462C0AC"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5) порядок определения размера сумм</w:t>
      </w:r>
      <w:r w:rsidRPr="00BF3B54">
        <w:rPr>
          <w:bCs/>
          <w:sz w:val="30"/>
          <w:szCs w:val="30"/>
        </w:rPr>
        <w:t>ы</w:t>
      </w:r>
      <w:r w:rsidRPr="00BF3B54">
        <w:rPr>
          <w:sz w:val="30"/>
          <w:szCs w:val="30"/>
        </w:rPr>
        <w:t xml:space="preserve"> периодических выплат (выплаты) по долговым цифровым финансовым активам с применением ставки в процентах годовых от цены приобретения </w:t>
      </w:r>
      <w:r w:rsidRPr="00BF3B54">
        <w:rPr>
          <w:bCs/>
          <w:sz w:val="30"/>
          <w:szCs w:val="30"/>
        </w:rPr>
        <w:t>таких долговых</w:t>
      </w:r>
      <w:r w:rsidRPr="00BF3B54">
        <w:rPr>
          <w:sz w:val="30"/>
          <w:szCs w:val="30"/>
        </w:rPr>
        <w:t xml:space="preserve"> цифровых финансовых активов при их размещении в виде фиксированной величины или с применением ставки в процентах годовых, величина которой может изменяться в зависимости от изменения переменной величины. При этом данный порядок должен позволять определить </w:t>
      </w:r>
      <w:r w:rsidRPr="00BF3B54">
        <w:rPr>
          <w:bCs/>
          <w:sz w:val="30"/>
          <w:szCs w:val="30"/>
        </w:rPr>
        <w:t>сумму указанных</w:t>
      </w:r>
      <w:r w:rsidRPr="00BF3B54">
        <w:rPr>
          <w:sz w:val="30"/>
          <w:szCs w:val="30"/>
        </w:rPr>
        <w:t xml:space="preserve"> периодических выплат </w:t>
      </w:r>
      <w:r w:rsidRPr="00BF3B54">
        <w:rPr>
          <w:bCs/>
          <w:sz w:val="30"/>
          <w:szCs w:val="30"/>
        </w:rPr>
        <w:t>(выплаты) на каждый последний день месяца</w:t>
      </w:r>
      <w:r w:rsidRPr="00BF3B54">
        <w:rPr>
          <w:sz w:val="30"/>
          <w:szCs w:val="30"/>
        </w:rPr>
        <w:t xml:space="preserve"> в течение срока действия таких </w:t>
      </w:r>
      <w:r w:rsidRPr="00BF3B54">
        <w:rPr>
          <w:bCs/>
          <w:sz w:val="30"/>
          <w:szCs w:val="30"/>
        </w:rPr>
        <w:t>долговых</w:t>
      </w:r>
      <w:r w:rsidRPr="00BF3B54">
        <w:rPr>
          <w:sz w:val="30"/>
          <w:szCs w:val="30"/>
        </w:rPr>
        <w:t xml:space="preserve"> цифровых финансовых активов, на дату их выплаты, а также на момент исполнения обязательств, удостоверенных </w:t>
      </w:r>
      <w:r w:rsidRPr="00BF3B54">
        <w:rPr>
          <w:bCs/>
          <w:sz w:val="30"/>
          <w:szCs w:val="30"/>
        </w:rPr>
        <w:t>такими</w:t>
      </w:r>
      <w:r w:rsidRPr="00BF3B54">
        <w:rPr>
          <w:sz w:val="30"/>
          <w:szCs w:val="30"/>
        </w:rPr>
        <w:t xml:space="preserve"> долговыми цифровыми финансовыми активами; </w:t>
      </w:r>
    </w:p>
    <w:p w14:paraId="0B867994" w14:textId="77777777" w:rsidR="00F561CA" w:rsidRPr="00BF3B54" w:rsidRDefault="00F561CA" w:rsidP="00C81440">
      <w:pPr>
        <w:pStyle w:val="a3"/>
        <w:spacing w:before="0" w:line="276" w:lineRule="auto"/>
        <w:ind w:firstLine="709"/>
        <w:contextualSpacing/>
        <w:jc w:val="both"/>
        <w:rPr>
          <w:sz w:val="30"/>
          <w:szCs w:val="30"/>
        </w:rPr>
      </w:pPr>
      <w:r w:rsidRPr="00BF3B54">
        <w:rPr>
          <w:sz w:val="30"/>
          <w:szCs w:val="30"/>
        </w:rPr>
        <w:t>6) указание на то, что выпускаемые цифровые финансовые активы являются долговыми цифровыми финансовыми активами.</w:t>
      </w:r>
    </w:p>
    <w:p w14:paraId="40F2D63E"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2. Долговые цифровые финансовые активы могут быть размещены исключительно после полной оплаты цены их приобретения. Способом оплаты долговых цифровых финансовых активов является оплата только денежными средствами. Обязательства, удостоверенные долговыми цифровыми финансовыми активами, исполняются исключительно путем передачи денежных средств.</w:t>
      </w:r>
    </w:p>
    <w:p w14:paraId="3F11DA32" w14:textId="77777777" w:rsidR="00F561CA" w:rsidRPr="00BF3B54" w:rsidRDefault="00F561CA" w:rsidP="00C81440">
      <w:pPr>
        <w:pStyle w:val="ConsPlusNormal"/>
        <w:spacing w:line="276" w:lineRule="auto"/>
        <w:ind w:firstLine="709"/>
        <w:jc w:val="both"/>
        <w:rPr>
          <w:sz w:val="30"/>
          <w:szCs w:val="30"/>
        </w:rPr>
      </w:pPr>
    </w:p>
    <w:p w14:paraId="2AEC898E" w14:textId="77777777" w:rsidR="00F561CA" w:rsidRPr="00BF3B54" w:rsidRDefault="00F561CA" w:rsidP="00C81440">
      <w:pPr>
        <w:pStyle w:val="3"/>
        <w:spacing w:line="276" w:lineRule="auto"/>
        <w:ind w:firstLine="709"/>
        <w:jc w:val="both"/>
        <w:rPr>
          <w:b/>
          <w:sz w:val="30"/>
          <w:szCs w:val="30"/>
        </w:rPr>
      </w:pPr>
      <w:r w:rsidRPr="00BF3B54">
        <w:rPr>
          <w:b/>
          <w:sz w:val="30"/>
          <w:szCs w:val="30"/>
        </w:rPr>
        <w:t>Статья 1</w:t>
      </w:r>
      <w:r w:rsidR="00A818A0" w:rsidRPr="00BF3B54">
        <w:rPr>
          <w:b/>
          <w:sz w:val="30"/>
          <w:szCs w:val="30"/>
        </w:rPr>
        <w:t>4</w:t>
      </w:r>
      <w:r w:rsidRPr="00BF3B54">
        <w:rPr>
          <w:b/>
          <w:sz w:val="30"/>
          <w:szCs w:val="30"/>
        </w:rPr>
        <w:t>. Особенности выпуска и обращения цифровых финансовых активов, удостоверяющих права участия в капитале акционерного общества</w:t>
      </w:r>
      <w:bookmarkEnd w:id="142"/>
    </w:p>
    <w:p w14:paraId="4F65DACF"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1. Размещение цифровых финансовых активов, удостоверяющих права </w:t>
      </w:r>
      <w:r w:rsidRPr="00BF3B54">
        <w:rPr>
          <w:sz w:val="30"/>
          <w:szCs w:val="30"/>
        </w:rPr>
        <w:lastRenderedPageBreak/>
        <w:t>участия в капитале акционерного общества (</w:t>
      </w:r>
      <w:r w:rsidR="002E2A31" w:rsidRPr="00BF3B54">
        <w:rPr>
          <w:sz w:val="30"/>
          <w:szCs w:val="30"/>
        </w:rPr>
        <w:t>цифровые акции</w:t>
      </w:r>
      <w:r w:rsidRPr="00BF3B54">
        <w:rPr>
          <w:sz w:val="30"/>
          <w:szCs w:val="30"/>
        </w:rPr>
        <w:t>), осуществляются при условии, что ранее была осуществлена эмиссия акций данного общества не в виде цифровых финансовых активов, запрещены.</w:t>
      </w:r>
    </w:p>
    <w:p w14:paraId="11882951"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2. В случае размещения акций в виде цифровых </w:t>
      </w:r>
      <w:r w:rsidR="00BA1E64" w:rsidRPr="00BF3B54">
        <w:rPr>
          <w:sz w:val="30"/>
          <w:szCs w:val="30"/>
        </w:rPr>
        <w:t>прав</w:t>
      </w:r>
      <w:r w:rsidRPr="00BF3B54">
        <w:rPr>
          <w:sz w:val="30"/>
          <w:szCs w:val="30"/>
        </w:rPr>
        <w:t xml:space="preserve"> лицом, осуществляющим учет прав на акции этого общества, признается оператор размещения.</w:t>
      </w:r>
    </w:p>
    <w:p w14:paraId="2FA5D468"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3. Эмиссия </w:t>
      </w:r>
      <w:r w:rsidR="002E2A31" w:rsidRPr="00BF3B54">
        <w:rPr>
          <w:sz w:val="30"/>
          <w:szCs w:val="30"/>
        </w:rPr>
        <w:t>цифровых акций</w:t>
      </w:r>
      <w:r w:rsidRPr="00BF3B54">
        <w:rPr>
          <w:sz w:val="30"/>
          <w:szCs w:val="30"/>
        </w:rPr>
        <w:t xml:space="preserve"> осуществляется в соответствии с Федеральным законом от 22 апреля 1996 года № 39-ФЗ «О рынке ценных бумаг»</w:t>
      </w:r>
      <w:r w:rsidR="002E2A31" w:rsidRPr="00BF3B54">
        <w:rPr>
          <w:sz w:val="30"/>
          <w:szCs w:val="30"/>
        </w:rPr>
        <w:t xml:space="preserve">, </w:t>
      </w:r>
      <w:r w:rsidR="0020212C" w:rsidRPr="00BF3B54">
        <w:rPr>
          <w:sz w:val="30"/>
          <w:szCs w:val="30"/>
        </w:rPr>
        <w:t>Федеральным</w:t>
      </w:r>
      <w:r w:rsidR="002E2A31" w:rsidRPr="00BF3B54">
        <w:rPr>
          <w:sz w:val="30"/>
          <w:szCs w:val="30"/>
        </w:rPr>
        <w:t xml:space="preserve"> закон</w:t>
      </w:r>
      <w:r w:rsidR="0020212C" w:rsidRPr="00BF3B54">
        <w:rPr>
          <w:sz w:val="30"/>
          <w:szCs w:val="30"/>
        </w:rPr>
        <w:t>ом</w:t>
      </w:r>
      <w:r w:rsidR="002E2A31" w:rsidRPr="00BF3B54">
        <w:rPr>
          <w:sz w:val="30"/>
          <w:szCs w:val="30"/>
        </w:rPr>
        <w:t xml:space="preserve"> от 26.12.1995 № 208-ФЗ «Об акционерных обществах»</w:t>
      </w:r>
      <w:r w:rsidRPr="00BF3B54">
        <w:rPr>
          <w:sz w:val="30"/>
          <w:szCs w:val="30"/>
        </w:rPr>
        <w:t xml:space="preserve"> с учетом следующих особенностей:</w:t>
      </w:r>
    </w:p>
    <w:p w14:paraId="07D2544E"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1) регистрация выпусков </w:t>
      </w:r>
      <w:r w:rsidR="002E2A31" w:rsidRPr="00BF3B54">
        <w:rPr>
          <w:sz w:val="30"/>
          <w:szCs w:val="30"/>
        </w:rPr>
        <w:t xml:space="preserve">цифровых </w:t>
      </w:r>
      <w:r w:rsidRPr="00BF3B54">
        <w:rPr>
          <w:sz w:val="30"/>
          <w:szCs w:val="30"/>
        </w:rPr>
        <w:t xml:space="preserve">акций осуществляется оператором размещения в соответствии с правилами оказания услуг размещения цифровых финансовых активов. Государственная регистрация выпусков </w:t>
      </w:r>
      <w:r w:rsidR="0020212C" w:rsidRPr="00BF3B54">
        <w:rPr>
          <w:sz w:val="30"/>
          <w:szCs w:val="30"/>
        </w:rPr>
        <w:t xml:space="preserve">цифровых </w:t>
      </w:r>
      <w:r w:rsidRPr="00BF3B54">
        <w:rPr>
          <w:sz w:val="30"/>
          <w:szCs w:val="30"/>
        </w:rPr>
        <w:t>акций не осуществляется;</w:t>
      </w:r>
    </w:p>
    <w:p w14:paraId="2AF8E27E"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2) решение о выпуске </w:t>
      </w:r>
      <w:r w:rsidR="002E2A31" w:rsidRPr="00BF3B54">
        <w:rPr>
          <w:sz w:val="30"/>
          <w:szCs w:val="30"/>
        </w:rPr>
        <w:t xml:space="preserve">цифровых акций </w:t>
      </w:r>
      <w:r w:rsidRPr="00BF3B54">
        <w:rPr>
          <w:sz w:val="30"/>
          <w:szCs w:val="30"/>
        </w:rPr>
        <w:t xml:space="preserve">должно предусматривать </w:t>
      </w:r>
      <w:r w:rsidR="0020212C" w:rsidRPr="00BF3B54">
        <w:rPr>
          <w:sz w:val="30"/>
          <w:szCs w:val="30"/>
        </w:rPr>
        <w:t xml:space="preserve">порядок </w:t>
      </w:r>
      <w:r w:rsidRPr="00BF3B54">
        <w:rPr>
          <w:sz w:val="30"/>
          <w:szCs w:val="30"/>
        </w:rPr>
        <w:t>учет</w:t>
      </w:r>
      <w:r w:rsidR="0020212C" w:rsidRPr="00BF3B54">
        <w:rPr>
          <w:sz w:val="30"/>
          <w:szCs w:val="30"/>
        </w:rPr>
        <w:t>а цифровых</w:t>
      </w:r>
      <w:r w:rsidRPr="00BF3B54">
        <w:rPr>
          <w:sz w:val="30"/>
          <w:szCs w:val="30"/>
        </w:rPr>
        <w:t xml:space="preserve"> акций в информационной системе оператора размещения, и (или) в информационной системе на основе распределенного реестра, организованной не в соответствии с российским правом;</w:t>
      </w:r>
    </w:p>
    <w:p w14:paraId="2915D16B"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3) устав акционерного общества, акции которого размещены в виде цифровых </w:t>
      </w:r>
      <w:r w:rsidR="00BA1E64" w:rsidRPr="00BF3B54">
        <w:rPr>
          <w:sz w:val="30"/>
          <w:szCs w:val="30"/>
        </w:rPr>
        <w:t>прав</w:t>
      </w:r>
      <w:r w:rsidRPr="00BF3B54">
        <w:rPr>
          <w:sz w:val="30"/>
          <w:szCs w:val="30"/>
        </w:rPr>
        <w:t>, должен предусматривать учет акций в виде цифровых финансовых активов в информационной системе оператора размещения и (или) в информационной системе на основе распределенного реестра, организованной не в соответствии с российским правом. Также уставом такого акционерного общества могут быть предусмотрены способы созыва и проведения общего собрания акционеров и способы уведомления акционеров об осуществлении корпоративных действий;</w:t>
      </w:r>
    </w:p>
    <w:p w14:paraId="450FC0F3"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4) возможность размещения акций в виде цифровых </w:t>
      </w:r>
      <w:r w:rsidR="00BA1E64" w:rsidRPr="00BF3B54">
        <w:rPr>
          <w:sz w:val="30"/>
          <w:szCs w:val="30"/>
        </w:rPr>
        <w:t>прав</w:t>
      </w:r>
      <w:r w:rsidRPr="00BF3B54">
        <w:rPr>
          <w:sz w:val="30"/>
          <w:szCs w:val="30"/>
        </w:rPr>
        <w:t xml:space="preserve"> должна быть предусмотрена уставом непубличного акционерного общества при его учреждении. Соответствующие положения не могут быть внесены в устав, изменены и (или) исключены из устава по решению, принятому общим собранием акционеров такого общества;</w:t>
      </w:r>
    </w:p>
    <w:p w14:paraId="086A0445"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4. Для размещения </w:t>
      </w:r>
      <w:r w:rsidR="0020212C" w:rsidRPr="00BF3B54">
        <w:rPr>
          <w:sz w:val="30"/>
          <w:szCs w:val="30"/>
        </w:rPr>
        <w:t xml:space="preserve">цифровых </w:t>
      </w:r>
      <w:r w:rsidRPr="00BF3B54">
        <w:rPr>
          <w:sz w:val="30"/>
          <w:szCs w:val="30"/>
        </w:rPr>
        <w:t>акций оператор размещения открывает в российской кредитной организации номинальный счет, бенефициаром по которому является эмитент ценных бумаг.</w:t>
      </w:r>
    </w:p>
    <w:p w14:paraId="6632844F"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5. Денежные средства, передаваемые в оплату </w:t>
      </w:r>
      <w:r w:rsidR="0020212C" w:rsidRPr="00BF3B54">
        <w:rPr>
          <w:sz w:val="30"/>
          <w:szCs w:val="30"/>
        </w:rPr>
        <w:t xml:space="preserve">цифровых </w:t>
      </w:r>
      <w:r w:rsidRPr="00BF3B54">
        <w:rPr>
          <w:sz w:val="30"/>
          <w:szCs w:val="30"/>
        </w:rPr>
        <w:t xml:space="preserve">акций </w:t>
      </w:r>
      <w:proofErr w:type="gramStart"/>
      <w:r w:rsidRPr="00BF3B54">
        <w:rPr>
          <w:sz w:val="30"/>
          <w:szCs w:val="30"/>
        </w:rPr>
        <w:t xml:space="preserve">при их </w:t>
      </w:r>
      <w:r w:rsidRPr="00BF3B54">
        <w:rPr>
          <w:sz w:val="30"/>
          <w:szCs w:val="30"/>
        </w:rPr>
        <w:lastRenderedPageBreak/>
        <w:t>выпуске</w:t>
      </w:r>
      <w:proofErr w:type="gramEnd"/>
      <w:r w:rsidRPr="00BF3B54">
        <w:rPr>
          <w:sz w:val="30"/>
          <w:szCs w:val="30"/>
        </w:rPr>
        <w:t xml:space="preserve"> должны зачисляться на номинальный счет, указанный в части 4 настоящей статьи.</w:t>
      </w:r>
    </w:p>
    <w:p w14:paraId="3B0AC236" w14:textId="77777777" w:rsidR="00F561CA" w:rsidRPr="00BF3B54" w:rsidRDefault="00F561CA" w:rsidP="00C81440">
      <w:pPr>
        <w:pStyle w:val="ConsPlusNormal"/>
        <w:spacing w:line="276" w:lineRule="auto"/>
        <w:ind w:firstLine="709"/>
        <w:jc w:val="both"/>
        <w:rPr>
          <w:sz w:val="30"/>
          <w:szCs w:val="30"/>
        </w:rPr>
      </w:pPr>
      <w:r w:rsidRPr="00BF3B54">
        <w:rPr>
          <w:sz w:val="30"/>
          <w:szCs w:val="30"/>
        </w:rPr>
        <w:t>6. Оператор размещения не вправе распоряжаться денежными средствами, находящимися на номинальном счете, указанном в части 4 настоящей статьи. Денежные средства, находящиеся на номинальном счете, перечисляются кредитной организацией по требованию бенефициара на его банковский счет, открытый в российской кредитной организации. Совершение иных операций по номинальному счету не допускается.</w:t>
      </w:r>
    </w:p>
    <w:p w14:paraId="26C96098"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7. </w:t>
      </w:r>
      <w:r w:rsidR="0020212C" w:rsidRPr="00BF3B54">
        <w:rPr>
          <w:sz w:val="30"/>
          <w:szCs w:val="30"/>
        </w:rPr>
        <w:t>Цифровые а</w:t>
      </w:r>
      <w:r w:rsidRPr="00BF3B54">
        <w:rPr>
          <w:sz w:val="30"/>
          <w:szCs w:val="30"/>
        </w:rPr>
        <w:t>кции считаются размещенными с момента наступления условий, при которых размещение цифровых финансовых активов признается состоявшимся (завершенным), и возникновения прав, удостоверенных цифровыми финансовых активов, в порядке, предусмотренном частью 15 статьи 34 настоящего Федерального закона.</w:t>
      </w:r>
    </w:p>
    <w:p w14:paraId="168B6BEE"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8. Обязанность по оплате </w:t>
      </w:r>
      <w:r w:rsidR="0020212C" w:rsidRPr="00BF3B54">
        <w:rPr>
          <w:sz w:val="30"/>
          <w:szCs w:val="30"/>
        </w:rPr>
        <w:t xml:space="preserve">цифровых </w:t>
      </w:r>
      <w:r w:rsidRPr="00BF3B54">
        <w:rPr>
          <w:sz w:val="30"/>
          <w:szCs w:val="30"/>
        </w:rPr>
        <w:t>акций считается исполненной с даты поступления денежных средств на номинальный счет, указанный в части 4 настоящей статьи.</w:t>
      </w:r>
    </w:p>
    <w:p w14:paraId="7DB85296"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r w:rsidRPr="00BF3B54">
        <w:rPr>
          <w:sz w:val="30"/>
          <w:szCs w:val="30"/>
        </w:rPr>
        <w:t>9. Установленные нормативными актами Банка России требования к осуществлению деятельности по ведению реестра владельцев ценных бумаг не распространяются на учет прав на акции непубличного акционерного общества в виде цифровых финансовых активов.</w:t>
      </w:r>
    </w:p>
    <w:p w14:paraId="23454F7C" w14:textId="77777777" w:rsidR="00F561CA" w:rsidRPr="00BF3B54" w:rsidRDefault="00F561CA" w:rsidP="00C81440">
      <w:pPr>
        <w:pStyle w:val="a3"/>
        <w:spacing w:before="0" w:beforeAutospacing="0" w:after="0" w:afterAutospacing="0" w:line="276" w:lineRule="auto"/>
        <w:ind w:firstLine="709"/>
        <w:contextualSpacing/>
        <w:jc w:val="both"/>
        <w:rPr>
          <w:sz w:val="30"/>
          <w:szCs w:val="30"/>
        </w:rPr>
      </w:pPr>
    </w:p>
    <w:p w14:paraId="35071FCA" w14:textId="77777777" w:rsidR="00F561CA" w:rsidRPr="00BF3B54" w:rsidRDefault="00F561CA" w:rsidP="00C81440">
      <w:pPr>
        <w:pStyle w:val="3"/>
        <w:spacing w:line="276" w:lineRule="auto"/>
        <w:ind w:firstLine="709"/>
        <w:jc w:val="both"/>
        <w:rPr>
          <w:b/>
          <w:sz w:val="30"/>
          <w:szCs w:val="30"/>
        </w:rPr>
      </w:pPr>
      <w:r w:rsidRPr="00BF3B54">
        <w:rPr>
          <w:b/>
          <w:sz w:val="30"/>
          <w:szCs w:val="30"/>
        </w:rPr>
        <w:t>Статья 1</w:t>
      </w:r>
      <w:r w:rsidR="00A818A0" w:rsidRPr="00BF3B54">
        <w:rPr>
          <w:b/>
          <w:sz w:val="30"/>
          <w:szCs w:val="30"/>
        </w:rPr>
        <w:t>5</w:t>
      </w:r>
      <w:r w:rsidRPr="00BF3B54">
        <w:rPr>
          <w:b/>
          <w:sz w:val="30"/>
          <w:szCs w:val="30"/>
        </w:rPr>
        <w:t xml:space="preserve">. Обязанности оператора размещения при оказании услуг размещения </w:t>
      </w:r>
    </w:p>
    <w:p w14:paraId="6D5B56C1" w14:textId="77777777" w:rsidR="00F561CA" w:rsidRPr="00BF3B54" w:rsidRDefault="00F561CA" w:rsidP="00C81440">
      <w:pPr>
        <w:pStyle w:val="ConsPlusNormal"/>
        <w:spacing w:before="240" w:line="276" w:lineRule="auto"/>
        <w:ind w:firstLine="709"/>
        <w:jc w:val="both"/>
        <w:rPr>
          <w:sz w:val="30"/>
          <w:szCs w:val="30"/>
        </w:rPr>
      </w:pPr>
      <w:r w:rsidRPr="00BF3B54">
        <w:rPr>
          <w:sz w:val="30"/>
          <w:szCs w:val="30"/>
        </w:rPr>
        <w:t>1. Оператор размещения обязан обеспечить:</w:t>
      </w:r>
    </w:p>
    <w:p w14:paraId="641C2A2A" w14:textId="77777777" w:rsidR="00F561CA" w:rsidRPr="00BF3B54" w:rsidRDefault="00873313" w:rsidP="00C81440">
      <w:pPr>
        <w:pStyle w:val="ConsPlusNormal"/>
        <w:spacing w:line="276" w:lineRule="auto"/>
        <w:ind w:firstLine="709"/>
        <w:jc w:val="both"/>
        <w:rPr>
          <w:sz w:val="30"/>
          <w:szCs w:val="30"/>
        </w:rPr>
      </w:pPr>
      <w:r w:rsidRPr="00BF3B54">
        <w:rPr>
          <w:sz w:val="30"/>
          <w:szCs w:val="30"/>
        </w:rPr>
        <w:t>1</w:t>
      </w:r>
      <w:r w:rsidR="00F561CA" w:rsidRPr="00BF3B54">
        <w:rPr>
          <w:sz w:val="30"/>
          <w:szCs w:val="30"/>
        </w:rPr>
        <w:t>) невозможность приобретения цифровых прав при их размещении, если такое приобретение влечет нарушение запрета совершения отдельных видов валютных операций с цифровыми правами, установленного Банком России в соответствии с частью 4.2 статьи 5 Федерального закона от 10 декабря 2003 года № 173-ФЗ «О валютном регулировании и валютном контроле»;</w:t>
      </w:r>
    </w:p>
    <w:p w14:paraId="278A776F" w14:textId="77777777" w:rsidR="00F561CA" w:rsidRPr="00BF3B54" w:rsidRDefault="00873313" w:rsidP="00C81440">
      <w:pPr>
        <w:pStyle w:val="ConsPlusNormal"/>
        <w:spacing w:line="276" w:lineRule="auto"/>
        <w:ind w:firstLine="709"/>
        <w:jc w:val="both"/>
        <w:rPr>
          <w:sz w:val="30"/>
          <w:szCs w:val="30"/>
        </w:rPr>
      </w:pPr>
      <w:r w:rsidRPr="00BF3B54">
        <w:rPr>
          <w:sz w:val="30"/>
          <w:szCs w:val="30"/>
        </w:rPr>
        <w:t>2</w:t>
      </w:r>
      <w:r w:rsidR="00F561CA" w:rsidRPr="00BF3B54">
        <w:rPr>
          <w:sz w:val="30"/>
          <w:szCs w:val="30"/>
        </w:rPr>
        <w:t xml:space="preserve">) невозможность приобретения цифровых прав, решение о выпуске которых содержит указание на то, что они могут приобретаться только индивидуальными предпринимателями и юридическими лицами, указанными в таком решении и (или) соответствующими критериям, </w:t>
      </w:r>
      <w:r w:rsidR="00F561CA" w:rsidRPr="00BF3B54">
        <w:rPr>
          <w:sz w:val="30"/>
          <w:szCs w:val="30"/>
        </w:rPr>
        <w:lastRenderedPageBreak/>
        <w:t>установленным в таком решении, иными лицами, за исключением приобретения указанных цифровых прав в порядке случаях, установленных Банком России.</w:t>
      </w:r>
    </w:p>
    <w:p w14:paraId="06149F91" w14:textId="77777777" w:rsidR="00F561CA" w:rsidRPr="00BF3B54" w:rsidRDefault="00F561CA" w:rsidP="00C81440">
      <w:pPr>
        <w:pStyle w:val="ConsPlusNormal"/>
        <w:spacing w:line="276" w:lineRule="auto"/>
        <w:ind w:firstLine="709"/>
        <w:jc w:val="both"/>
        <w:rPr>
          <w:sz w:val="30"/>
          <w:szCs w:val="30"/>
        </w:rPr>
      </w:pPr>
      <w:r w:rsidRPr="00BF3B54">
        <w:rPr>
          <w:sz w:val="30"/>
          <w:szCs w:val="30"/>
        </w:rPr>
        <w:t>2. Оператор размещения обязан предоставлять имеющуюся у него информацию об обладателях цифровых прав (лицах, осуществляющих права по цифровым правам), принадлежащих их обладателю, решения о выпуске цифровых прав:</w:t>
      </w:r>
    </w:p>
    <w:p w14:paraId="603A20AA" w14:textId="77777777" w:rsidR="00F561CA" w:rsidRPr="00BF3B54" w:rsidRDefault="00F561CA" w:rsidP="00C81440">
      <w:pPr>
        <w:pStyle w:val="ConsPlusNormal"/>
        <w:spacing w:line="276" w:lineRule="auto"/>
        <w:ind w:firstLine="709"/>
        <w:jc w:val="both"/>
        <w:rPr>
          <w:sz w:val="30"/>
          <w:szCs w:val="30"/>
        </w:rPr>
      </w:pPr>
      <w:r w:rsidRPr="00BF3B54">
        <w:rPr>
          <w:sz w:val="30"/>
          <w:szCs w:val="30"/>
        </w:rPr>
        <w:t>1) по требованию суда;</w:t>
      </w:r>
    </w:p>
    <w:p w14:paraId="3104134B" w14:textId="77777777" w:rsidR="00F561CA" w:rsidRPr="00BF3B54" w:rsidRDefault="00F561CA" w:rsidP="00C81440">
      <w:pPr>
        <w:pStyle w:val="ConsPlusNormal"/>
        <w:spacing w:line="276" w:lineRule="auto"/>
        <w:ind w:firstLine="709"/>
        <w:jc w:val="both"/>
        <w:rPr>
          <w:sz w:val="30"/>
          <w:szCs w:val="30"/>
        </w:rPr>
      </w:pPr>
      <w:r w:rsidRPr="00BF3B54">
        <w:rPr>
          <w:sz w:val="30"/>
          <w:szCs w:val="30"/>
        </w:rPr>
        <w:t>2) по требованиям федерального органа исполнительной власти, принимающего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Банка России, органов принудительного исполнения Российской Федерации, налоговых органов, других органов и должностных лиц в случаях, предусмотренных законодательными актами об их деятельности, а также на основании судебного решения в случаях, если такая информация необходима для осуществления ими своих функций, предусмотренных законодательством Российской Федерации;</w:t>
      </w:r>
    </w:p>
    <w:p w14:paraId="0464EF8E" w14:textId="77777777" w:rsidR="00F561CA" w:rsidRPr="00BF3B54" w:rsidRDefault="00F561CA" w:rsidP="00C81440">
      <w:pPr>
        <w:pStyle w:val="ConsPlusNormal"/>
        <w:spacing w:line="276" w:lineRule="auto"/>
        <w:ind w:firstLine="709"/>
        <w:jc w:val="both"/>
        <w:rPr>
          <w:sz w:val="30"/>
          <w:szCs w:val="30"/>
        </w:rPr>
      </w:pPr>
      <w:r w:rsidRPr="00BF3B54">
        <w:rPr>
          <w:sz w:val="30"/>
          <w:szCs w:val="30"/>
        </w:rPr>
        <w:t>3) при наличии согласия руководителя следственного органа - по требованию органов предварительного следствия по делам, находящимся в их производстве;</w:t>
      </w:r>
    </w:p>
    <w:p w14:paraId="2F46BCC1" w14:textId="77777777" w:rsidR="00F561CA" w:rsidRPr="00BF3B54" w:rsidRDefault="00F561CA" w:rsidP="00C81440">
      <w:pPr>
        <w:pStyle w:val="ConsPlusNormal"/>
        <w:spacing w:line="276" w:lineRule="auto"/>
        <w:ind w:firstLine="709"/>
        <w:jc w:val="both"/>
        <w:rPr>
          <w:sz w:val="30"/>
          <w:szCs w:val="30"/>
        </w:rPr>
      </w:pPr>
      <w:r w:rsidRPr="00BF3B54">
        <w:rPr>
          <w:sz w:val="30"/>
          <w:szCs w:val="30"/>
        </w:rPr>
        <w:t>4) на основании судебного решения - должностным лицам органов, уполномоченных осуществлять оперативно-розыскную деятельность, при выполнении ими функций по выявлению, предупреждению и пресечению преступлений по их запросам, направляемым в суд в порядке, предусмотренном статьей 9 Федерального закона от 12 августа 1995 года № 144-ФЗ «Об оперативно-розыскной деятельности», при наличии сведений о признаках подготавливаемых, совершаемых или совершенных преступлений, а также о лицах, их подготавливающих, совершающих или совершивших, если нет достаточных данных для решения вопроса о возбуждении уголовного дела. Перечни указанных должностных лиц устанавливаются нормативными правовыми актами соответствующих федеральных органов исполнительной власти;</w:t>
      </w:r>
    </w:p>
    <w:p w14:paraId="47C40B5C"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5) по запросам, направляемым уполномоченными лицами в соответствии с законодательством Российской Федерации о </w:t>
      </w:r>
      <w:r w:rsidRPr="00BF3B54">
        <w:rPr>
          <w:sz w:val="30"/>
          <w:szCs w:val="30"/>
        </w:rPr>
        <w:lastRenderedPageBreak/>
        <w:t>противодействии коррупции;</w:t>
      </w:r>
    </w:p>
    <w:p w14:paraId="46F49AB1" w14:textId="77777777" w:rsidR="00F561CA" w:rsidRPr="00BF3B54" w:rsidRDefault="00F561CA" w:rsidP="00C81440">
      <w:pPr>
        <w:pStyle w:val="ConsPlusNormal"/>
        <w:spacing w:line="276" w:lineRule="auto"/>
        <w:ind w:firstLine="709"/>
        <w:jc w:val="both"/>
        <w:rPr>
          <w:sz w:val="30"/>
          <w:szCs w:val="30"/>
        </w:rPr>
      </w:pPr>
      <w:r w:rsidRPr="00BF3B54">
        <w:rPr>
          <w:sz w:val="30"/>
          <w:szCs w:val="30"/>
        </w:rPr>
        <w:t>6) по требованию конкурсного управляющего в ходе конкурсного производства в отношении обладателя цифровых прав (лица, осуществляющего права по цифровым правам).</w:t>
      </w:r>
    </w:p>
    <w:p w14:paraId="30DF6313" w14:textId="77777777" w:rsidR="00F561CA" w:rsidRPr="00BF3B54" w:rsidRDefault="00F561CA" w:rsidP="00C81440">
      <w:pPr>
        <w:pStyle w:val="ConsPlusNormal"/>
        <w:spacing w:line="276" w:lineRule="auto"/>
        <w:ind w:firstLine="709"/>
        <w:jc w:val="both"/>
        <w:rPr>
          <w:sz w:val="30"/>
          <w:szCs w:val="30"/>
        </w:rPr>
      </w:pPr>
      <w:r w:rsidRPr="00BF3B54">
        <w:rPr>
          <w:sz w:val="30"/>
          <w:szCs w:val="30"/>
        </w:rPr>
        <w:t>3. Оператор размещения обязан обеспечить хранение информации о сделках с цифровыми правами при их размещении, заключение которых он обеспечил в соответствии со статьей 10 настоящего Федерального закона, а также об участниках таких сделок не менее пяти лет со дня совершения соответствующих сделок.</w:t>
      </w:r>
    </w:p>
    <w:p w14:paraId="04E8A387" w14:textId="77777777" w:rsidR="00F561CA" w:rsidRPr="00BF3B54" w:rsidRDefault="00F561CA" w:rsidP="00C81440">
      <w:pPr>
        <w:pStyle w:val="ConsPlusNormal"/>
        <w:spacing w:line="276" w:lineRule="auto"/>
        <w:ind w:firstLine="709"/>
        <w:jc w:val="both"/>
        <w:rPr>
          <w:sz w:val="30"/>
          <w:szCs w:val="30"/>
        </w:rPr>
      </w:pPr>
      <w:r w:rsidRPr="00BF3B54">
        <w:rPr>
          <w:sz w:val="30"/>
          <w:szCs w:val="30"/>
        </w:rPr>
        <w:t>4. Оператор размещения обязан обеспечить фактическую возможность осуществления прав по эмиссионным ценным бумагам, возможность осуществления прав по которым удостоверяется цифровыми финансовыми активами, права требовать передачи эмиссионных ценных бумаг, удостоверенного цифровыми финансовыми активами, и прав по акциям непубличного акционерного общества, выпущенным в виде цифровых финансовых активов (в том числе прав на участие в общем собрании акционеров, прав на получение выплат и иных прав), в порядке и на условиях, предусмотренных решением о выпуске соответствующих цифровых финансовых активов.</w:t>
      </w:r>
    </w:p>
    <w:p w14:paraId="6BD61A6D" w14:textId="77777777" w:rsidR="00F561CA" w:rsidRPr="00BF3B54" w:rsidRDefault="00F561CA" w:rsidP="00C81440">
      <w:pPr>
        <w:pStyle w:val="3"/>
        <w:spacing w:line="276" w:lineRule="auto"/>
        <w:jc w:val="both"/>
        <w:rPr>
          <w:rFonts w:eastAsiaTheme="minorEastAsia"/>
          <w:sz w:val="30"/>
          <w:szCs w:val="30"/>
        </w:rPr>
      </w:pPr>
      <w:r w:rsidRPr="00BF3B54">
        <w:rPr>
          <w:b/>
          <w:sz w:val="30"/>
          <w:szCs w:val="30"/>
        </w:rPr>
        <w:tab/>
      </w:r>
    </w:p>
    <w:p w14:paraId="0FC0C422" w14:textId="77777777" w:rsidR="00F561CA" w:rsidRPr="00BF3B54" w:rsidRDefault="00F561CA" w:rsidP="00C81440">
      <w:pPr>
        <w:pStyle w:val="ConsPlusNormal"/>
        <w:spacing w:line="276" w:lineRule="auto"/>
        <w:ind w:firstLine="709"/>
        <w:jc w:val="both"/>
        <w:rPr>
          <w:b/>
          <w:sz w:val="30"/>
          <w:szCs w:val="30"/>
        </w:rPr>
      </w:pPr>
      <w:bookmarkStart w:id="143" w:name="_Toc215864227"/>
      <w:bookmarkStart w:id="144" w:name="_Toc217059354"/>
      <w:r w:rsidRPr="00BF3B54">
        <w:rPr>
          <w:b/>
          <w:sz w:val="30"/>
          <w:szCs w:val="30"/>
        </w:rPr>
        <w:t>Статья 1</w:t>
      </w:r>
      <w:r w:rsidR="00A818A0" w:rsidRPr="00BF3B54">
        <w:rPr>
          <w:b/>
          <w:sz w:val="30"/>
          <w:szCs w:val="30"/>
        </w:rPr>
        <w:t>6</w:t>
      </w:r>
      <w:r w:rsidRPr="00BF3B54">
        <w:rPr>
          <w:b/>
          <w:sz w:val="30"/>
          <w:szCs w:val="30"/>
        </w:rPr>
        <w:t>. Ответственность оператора размещения за оказание услуг связанных с размещением цифровых прав</w:t>
      </w:r>
    </w:p>
    <w:p w14:paraId="7130FBA1" w14:textId="77777777" w:rsidR="00F561CA" w:rsidRPr="00BF3B54" w:rsidRDefault="00F561CA" w:rsidP="00C81440">
      <w:pPr>
        <w:pStyle w:val="ConsPlusNormal"/>
        <w:spacing w:line="276" w:lineRule="auto"/>
        <w:ind w:firstLine="709"/>
        <w:jc w:val="both"/>
        <w:rPr>
          <w:sz w:val="30"/>
          <w:szCs w:val="30"/>
        </w:rPr>
      </w:pPr>
      <w:r w:rsidRPr="00BF3B54">
        <w:rPr>
          <w:sz w:val="30"/>
          <w:szCs w:val="30"/>
        </w:rPr>
        <w:t>1. Оператор размещения обязан в соответствии с гражданским законодательством возместить убытки эмитенту цифровых прав, которому он оказывает услуги по размещению цифровых прав, а также обладателям цифровых прав (лицам, осуществляющим права по цифровым правам), возникшие вследствие:</w:t>
      </w:r>
    </w:p>
    <w:p w14:paraId="7F3240ED" w14:textId="77777777" w:rsidR="00F561CA" w:rsidRPr="00BF3B54" w:rsidRDefault="00F561CA" w:rsidP="00C81440">
      <w:pPr>
        <w:pStyle w:val="ConsPlusNormal"/>
        <w:spacing w:line="276" w:lineRule="auto"/>
        <w:ind w:firstLine="709"/>
        <w:jc w:val="both"/>
        <w:rPr>
          <w:sz w:val="30"/>
          <w:szCs w:val="30"/>
        </w:rPr>
      </w:pPr>
      <w:r w:rsidRPr="00BF3B54">
        <w:rPr>
          <w:sz w:val="30"/>
          <w:szCs w:val="30"/>
        </w:rPr>
        <w:t>1) утраты информации, хранящейся в реестре цифровых прав;</w:t>
      </w:r>
    </w:p>
    <w:p w14:paraId="45F1C49A" w14:textId="77777777" w:rsidR="00F561CA" w:rsidRPr="00BF3B54" w:rsidRDefault="00F561CA" w:rsidP="00C81440">
      <w:pPr>
        <w:pStyle w:val="ConsPlusNormal"/>
        <w:spacing w:line="276" w:lineRule="auto"/>
        <w:ind w:firstLine="709"/>
        <w:jc w:val="both"/>
        <w:rPr>
          <w:sz w:val="30"/>
          <w:szCs w:val="30"/>
        </w:rPr>
      </w:pPr>
      <w:r w:rsidRPr="00BF3B54">
        <w:rPr>
          <w:sz w:val="30"/>
          <w:szCs w:val="30"/>
        </w:rPr>
        <w:t>2) предоставления эмитенту цифровых прав и (или) обладателю цифровых прав (лицу, осуществляющему права по цифровым правам) недостоверной, неполной и (или) вводящей в заблуждение информации об оказываемых им услугах;</w:t>
      </w:r>
    </w:p>
    <w:p w14:paraId="67100F33" w14:textId="77777777" w:rsidR="00F561CA" w:rsidRPr="00BF3B54" w:rsidRDefault="00F561CA" w:rsidP="00C81440">
      <w:pPr>
        <w:pStyle w:val="ConsPlusNormal"/>
        <w:spacing w:line="276" w:lineRule="auto"/>
        <w:ind w:firstLine="709"/>
        <w:jc w:val="both"/>
        <w:rPr>
          <w:sz w:val="30"/>
          <w:szCs w:val="30"/>
        </w:rPr>
      </w:pPr>
      <w:r w:rsidRPr="00BF3B54">
        <w:rPr>
          <w:sz w:val="30"/>
          <w:szCs w:val="30"/>
        </w:rPr>
        <w:t xml:space="preserve">2. Оператор размещения несет субсидиарную ответственность с лицом, выпустившим цифровые финансовые активы, перед обладателями цифровых финансовых активов за убытки, причиненные в связи с </w:t>
      </w:r>
      <w:r w:rsidRPr="00BF3B54">
        <w:rPr>
          <w:sz w:val="30"/>
          <w:szCs w:val="30"/>
        </w:rPr>
        <w:lastRenderedPageBreak/>
        <w:t xml:space="preserve">несоответствием решения о выпуске цифровых финансовых активов законодательству Российской Федерации, в том числе нормативным актам Банка России. </w:t>
      </w:r>
    </w:p>
    <w:p w14:paraId="6E240DC3" w14:textId="77777777" w:rsidR="00F561CA" w:rsidRPr="00BF3B54" w:rsidRDefault="00F561CA" w:rsidP="00C81440">
      <w:pPr>
        <w:pStyle w:val="ConsPlusNormal"/>
        <w:spacing w:line="276" w:lineRule="auto"/>
        <w:ind w:firstLine="709"/>
        <w:jc w:val="both"/>
        <w:rPr>
          <w:sz w:val="30"/>
          <w:szCs w:val="30"/>
        </w:rPr>
      </w:pPr>
      <w:r w:rsidRPr="00BF3B54">
        <w:rPr>
          <w:sz w:val="30"/>
          <w:szCs w:val="30"/>
        </w:rPr>
        <w:t>3. Положения части 3 настоящей статьи не применяются если решение о выпуске цифровых финансовых активов содержит указание, предусмотренное частью 1.1 статьи 3 настоящего Федерального закона, или цифровые финансовые активы соответствуют признакам цифровых финансовых активов, определенным Банком России в соответствии с частью 9 статьи 4 настоящего Федерального закона, приобретение которых может осуществляться только лицом, являющимся квалифицированным инвестором.»</w:t>
      </w:r>
    </w:p>
    <w:p w14:paraId="7830E3CD" w14:textId="77777777" w:rsidR="00F561CA" w:rsidRPr="00BF3B54" w:rsidRDefault="00F561CA" w:rsidP="00C81440">
      <w:pPr>
        <w:pStyle w:val="ConsPlusNormal"/>
        <w:spacing w:line="276" w:lineRule="auto"/>
        <w:ind w:firstLine="709"/>
        <w:jc w:val="both"/>
        <w:rPr>
          <w:sz w:val="30"/>
          <w:szCs w:val="30"/>
        </w:rPr>
      </w:pPr>
    </w:p>
    <w:p w14:paraId="06A03A52" w14:textId="77777777" w:rsidR="00A046BD" w:rsidRPr="00BF3B54" w:rsidRDefault="00A046BD" w:rsidP="00C81440">
      <w:pPr>
        <w:tabs>
          <w:tab w:val="left" w:pos="142"/>
        </w:tabs>
        <w:spacing w:after="0" w:line="276" w:lineRule="auto"/>
        <w:ind w:firstLine="709"/>
        <w:jc w:val="both"/>
        <w:rPr>
          <w:rFonts w:ascii="Times New Roman" w:hAnsi="Times New Roman" w:cs="Times New Roman"/>
          <w:b/>
          <w:sz w:val="30"/>
          <w:szCs w:val="30"/>
        </w:rPr>
      </w:pPr>
      <w:bookmarkStart w:id="145" w:name="Par66"/>
      <w:bookmarkStart w:id="146" w:name="Par107"/>
      <w:bookmarkStart w:id="147" w:name="Par115"/>
      <w:bookmarkStart w:id="148" w:name="Par210"/>
      <w:bookmarkStart w:id="149" w:name="Par238"/>
      <w:bookmarkStart w:id="150" w:name="Par248"/>
      <w:bookmarkStart w:id="151" w:name="Par249"/>
      <w:bookmarkStart w:id="152" w:name="Par271"/>
      <w:bookmarkStart w:id="153" w:name="Par287"/>
      <w:bookmarkEnd w:id="143"/>
      <w:bookmarkEnd w:id="144"/>
      <w:bookmarkEnd w:id="145"/>
      <w:bookmarkEnd w:id="146"/>
      <w:bookmarkEnd w:id="147"/>
      <w:bookmarkEnd w:id="148"/>
      <w:bookmarkEnd w:id="149"/>
      <w:bookmarkEnd w:id="150"/>
      <w:bookmarkEnd w:id="151"/>
      <w:bookmarkEnd w:id="152"/>
      <w:bookmarkEnd w:id="153"/>
      <w:r w:rsidRPr="00BF3B54">
        <w:rPr>
          <w:rFonts w:ascii="Times New Roman" w:hAnsi="Times New Roman" w:cs="Times New Roman"/>
          <w:sz w:val="30"/>
          <w:szCs w:val="30"/>
        </w:rPr>
        <w:t xml:space="preserve">Статья </w:t>
      </w:r>
      <w:r w:rsidR="00A818A0" w:rsidRPr="00BF3B54">
        <w:rPr>
          <w:rFonts w:ascii="Times New Roman" w:hAnsi="Times New Roman" w:cs="Times New Roman"/>
          <w:b/>
          <w:sz w:val="30"/>
          <w:szCs w:val="30"/>
        </w:rPr>
        <w:t>17</w:t>
      </w:r>
      <w:r w:rsidRPr="00BF3B54">
        <w:rPr>
          <w:rFonts w:ascii="Times New Roman" w:hAnsi="Times New Roman" w:cs="Times New Roman"/>
          <w:b/>
          <w:sz w:val="30"/>
          <w:szCs w:val="30"/>
        </w:rPr>
        <w:t>.</w:t>
      </w:r>
      <w:r w:rsidRPr="00BF3B54">
        <w:rPr>
          <w:rFonts w:ascii="Times New Roman" w:hAnsi="Times New Roman" w:cs="Times New Roman"/>
          <w:sz w:val="30"/>
          <w:szCs w:val="30"/>
        </w:rPr>
        <w:t xml:space="preserve"> Особенности выпуска цифровых прав путем коллективного привлечения инвестиций</w:t>
      </w:r>
    </w:p>
    <w:p w14:paraId="4BE9FF3B"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Деятельность по организации выпуска цифровых прав путем коллективного привлечения инвестиций вправе осуществлять оператор размещения, соответствующий требованиям настоящего Федерального закона. </w:t>
      </w:r>
    </w:p>
    <w:p w14:paraId="6AF1510C"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Выпуск цифровых прав путем коллективного привлечения инвестиций осуществляется на основании инвестиционного предложения лица, привлекающего инвестиции.</w:t>
      </w:r>
      <w:r w:rsidRPr="00BF3B54">
        <w:rPr>
          <w:rFonts w:ascii="Times New Roman" w:hAnsi="Times New Roman" w:cs="Times New Roman"/>
          <w:sz w:val="30"/>
          <w:szCs w:val="30"/>
        </w:rPr>
        <w:br/>
        <w:t xml:space="preserve">Инвестиционное предложение, помимо сведений, предусмотренных </w:t>
      </w:r>
      <w:r w:rsidR="00D5722C" w:rsidRPr="00BF3B54">
        <w:rPr>
          <w:rFonts w:ascii="Times New Roman" w:hAnsi="Times New Roman" w:cs="Times New Roman"/>
          <w:sz w:val="30"/>
          <w:szCs w:val="30"/>
        </w:rPr>
        <w:t>статьей 6</w:t>
      </w:r>
      <w:r w:rsidRPr="00BF3B54">
        <w:rPr>
          <w:rFonts w:ascii="Times New Roman" w:hAnsi="Times New Roman" w:cs="Times New Roman"/>
          <w:sz w:val="30"/>
          <w:szCs w:val="30"/>
        </w:rPr>
        <w:t xml:space="preserve"> настоящего Федерального закона, должно содержать:</w:t>
      </w:r>
    </w:p>
    <w:p w14:paraId="46BF38AA"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указание на вид (виды) выпускаемых цифровых прав, а также содержание и объем прав, удостоверяемых такими цифровыми правами;</w:t>
      </w:r>
    </w:p>
    <w:p w14:paraId="30ED9C9D"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порядок осуществления прав, удостоверенных выпускаемыми цифровыми правами, включая сроки и способы исполнения обязательств лицом, привлекающим инвестиции;</w:t>
      </w:r>
    </w:p>
    <w:p w14:paraId="269DF81F"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количество цифровых прав, предлагаемых к выпуску;</w:t>
      </w:r>
    </w:p>
    <w:p w14:paraId="154482DF"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минимальный объем денежных средств, необходимый для признания выпуска цифровых прав состоявшимся (далее – минимальный объем привлечения);</w:t>
      </w:r>
    </w:p>
    <w:p w14:paraId="005D750A"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максимальный объем денежных средств, при достижении которого выпуск цифровых прав прекращается (далее </w:t>
      </w:r>
      <w:r w:rsidR="00EC4C6D" w:rsidRPr="00BF3B54">
        <w:rPr>
          <w:rFonts w:ascii="Times New Roman" w:hAnsi="Times New Roman" w:cs="Times New Roman"/>
          <w:sz w:val="30"/>
          <w:szCs w:val="30"/>
        </w:rPr>
        <w:t xml:space="preserve">– </w:t>
      </w:r>
      <w:r w:rsidRPr="00BF3B54">
        <w:rPr>
          <w:rFonts w:ascii="Times New Roman" w:hAnsi="Times New Roman" w:cs="Times New Roman"/>
          <w:sz w:val="30"/>
          <w:szCs w:val="30"/>
        </w:rPr>
        <w:t>максимальный объем привлечения);</w:t>
      </w:r>
    </w:p>
    <w:p w14:paraId="1C5FB3D0"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срок действия инвестиционного предложения, в течение которого осуществляется сбор денежных средств;</w:t>
      </w:r>
    </w:p>
    <w:p w14:paraId="1E81E85D"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указание на возможность или невозможность установления различных условий приобретения цифровых прав для отдельных категорий инвесторов (разные очереди, ценовые диапазоны) с обязательным раскрытием информации о таких условиях всем потенциальным инвесторам.</w:t>
      </w:r>
    </w:p>
    <w:p w14:paraId="78BC09AE"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Изменение содержания и (или) условий осуществления цифровых прав после начала срока действия инвестиционного предложения о приобретении этих цифровых прав не допускается.</w:t>
      </w:r>
    </w:p>
    <w:p w14:paraId="60CC4681" w14:textId="77777777" w:rsidR="00EC4C6D" w:rsidRPr="00BF3B54" w:rsidRDefault="00A046BD"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t xml:space="preserve">Денежные средства инвесторов, переданные в целях приобретения выпускаемых цифровых прав, подлежат зачислению на номинальный счет, открытый оператору </w:t>
      </w:r>
      <w:r w:rsidR="00010354" w:rsidRPr="00BF3B54">
        <w:rPr>
          <w:rFonts w:ascii="Times New Roman" w:hAnsi="Times New Roman" w:cs="Times New Roman"/>
          <w:sz w:val="30"/>
          <w:szCs w:val="30"/>
        </w:rPr>
        <w:t>размещения</w:t>
      </w:r>
      <w:r w:rsidR="00EC4C6D" w:rsidRPr="00BF3B54">
        <w:rPr>
          <w:rFonts w:ascii="Times New Roman" w:hAnsi="Times New Roman" w:cs="Times New Roman"/>
          <w:sz w:val="30"/>
          <w:szCs w:val="30"/>
        </w:rPr>
        <w:t>.</w:t>
      </w:r>
    </w:p>
    <w:p w14:paraId="17B9AB17"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Права на денежные средства, находящиеся на номинальном счете, принадлежат инвесторам – бенефициарам по такому счету.</w:t>
      </w:r>
      <w:r w:rsidRPr="00BF3B54">
        <w:rPr>
          <w:rFonts w:ascii="Times New Roman" w:hAnsi="Times New Roman" w:cs="Times New Roman"/>
          <w:sz w:val="30"/>
          <w:szCs w:val="30"/>
        </w:rPr>
        <w:br/>
        <w:t xml:space="preserve">Оператор </w:t>
      </w:r>
      <w:r w:rsidR="00010354" w:rsidRPr="00BF3B54">
        <w:rPr>
          <w:rFonts w:ascii="Times New Roman" w:hAnsi="Times New Roman" w:cs="Times New Roman"/>
          <w:sz w:val="30"/>
          <w:szCs w:val="30"/>
        </w:rPr>
        <w:t>размещения</w:t>
      </w:r>
      <w:r w:rsidRPr="00BF3B54">
        <w:rPr>
          <w:rFonts w:ascii="Times New Roman" w:hAnsi="Times New Roman" w:cs="Times New Roman"/>
          <w:sz w:val="30"/>
          <w:szCs w:val="30"/>
        </w:rPr>
        <w:t xml:space="preserve"> обязан вести учет денежных средств, поступивших от каждого инвестора, и не вправе передавать их лицу, привлекающему инвестиции, до момента выполнения условий, предусмотренных частью 6 настоящей статьи.</w:t>
      </w:r>
    </w:p>
    <w:p w14:paraId="48E55E3B"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Выпуск цифровых прав путем коллективного привлечения инвестиций признается состоявшимся при одновременном соблюдении следующих условий:</w:t>
      </w:r>
    </w:p>
    <w:p w14:paraId="225CE536"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по окончании срока действия инвестиционного предложения общий объем денежных средств, поступивших на номинальный счет от инвесторов, достиг минимального объема привлечения, указанного в инвестиционном предложении;</w:t>
      </w:r>
    </w:p>
    <w:p w14:paraId="60D2120C"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инвесторы, принявшие инвестиционное предложение, не отказались от приобретения цифровых прав в порядке, предусмотренном правилами инвестиционной платформы.</w:t>
      </w:r>
      <w:r w:rsidRPr="00BF3B54">
        <w:rPr>
          <w:rFonts w:ascii="Times New Roman" w:hAnsi="Times New Roman" w:cs="Times New Roman"/>
          <w:sz w:val="30"/>
          <w:szCs w:val="30"/>
        </w:rPr>
        <w:br/>
        <w:t>При признании выпуска состоявшимся оператор инвестиционной платформы обязан перечислить денежные средства, находящиеся на номинальном счете, лицу, привлекающему инвестиции, и обеспечить внесение записей о возникновении цифровых прав на имя инвесторов в реестр пользователей информационной системы в порядке, установленном настоящим Федеральным законом.</w:t>
      </w:r>
    </w:p>
    <w:p w14:paraId="760B307F"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Если по окончании срока действия инвестиционного предложения минимальный объем привлечения не достигнут, выпуск цифровых прав признается несостоявшимся. В этом случае оператор инвестиционной платформы обязан возвратить денежные средства инвесторам с номинального счета в срок, не превышающий десяти рабочих дней со дня окончания срока действия инвестиционного предложения.</w:t>
      </w:r>
    </w:p>
    <w:p w14:paraId="265065AF"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Максимальный объем привлечения, указанный в инвестиционном предложении, является предельной суммой денежных средств, которая может быть привлечена в ходе выпуска цифровых прав. При достижении максимального объема привлечения прием инвестиционных предложений от инвесторов прекращается, а денежные средства, поступившие после такого прекращения, подлежат возврату инвесторам.</w:t>
      </w:r>
    </w:p>
    <w:p w14:paraId="7559B3A0"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Оператор инвестиционной платформы обязан:</w:t>
      </w:r>
    </w:p>
    <w:p w14:paraId="0D4D0527"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предоставлять инвесторам информацию о ходе сбора денежных средств, включая информацию о достижении минимального и максимального объема привлечения;</w:t>
      </w:r>
    </w:p>
    <w:p w14:paraId="5ECB5EBD"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обеспечивать невозможность внесения записей о возникновении, переходе и прекращении цифровых прав в целях недопущения нарушения требований статьи 14 настоящего Федерального закона в части запрета на использование цифровой валюты и иных цифровых прав в качестве средства платежа;</w:t>
      </w:r>
    </w:p>
    <w:p w14:paraId="3AFE73FE"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соблюдать требования к защите информации, установленные законодательством Российской Федерации.</w:t>
      </w:r>
    </w:p>
    <w:p w14:paraId="4EB4B05D"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Лицо, привлекающее инвестиции, не вправе устанавливать преимущества для отдельных инвесторов при приобретении ими выпускаемых цифровых прав, за исключением случаев, если возможность установления различных условий </w:t>
      </w:r>
      <w:r w:rsidR="00EC4C6D" w:rsidRPr="00BF3B54">
        <w:rPr>
          <w:rFonts w:ascii="Times New Roman" w:hAnsi="Times New Roman" w:cs="Times New Roman"/>
          <w:sz w:val="30"/>
          <w:szCs w:val="30"/>
        </w:rPr>
        <w:t>приобретения прямо</w:t>
      </w:r>
      <w:r w:rsidRPr="00BF3B54">
        <w:rPr>
          <w:rFonts w:ascii="Times New Roman" w:hAnsi="Times New Roman" w:cs="Times New Roman"/>
          <w:sz w:val="30"/>
          <w:szCs w:val="30"/>
        </w:rPr>
        <w:t xml:space="preserve"> предусмотрена инвестиционным предложением с раскрытием информации о таких условиях всем потенциальным инвесторам.</w:t>
      </w:r>
    </w:p>
    <w:p w14:paraId="04DEB881" w14:textId="77777777" w:rsidR="00A046BD" w:rsidRPr="00BF3B54" w:rsidRDefault="00A046B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Цифровые права, выпущенные в порядке, предусмотренном настоящей статьей, подлежат обращению с соблюдением требований, установленных настоящим Федеральным законом для соответствующих видов цифровых прав.</w:t>
      </w:r>
    </w:p>
    <w:bookmarkEnd w:id="138"/>
    <w:p w14:paraId="6F58E2BC" w14:textId="77777777" w:rsidR="00F561CA" w:rsidRPr="00BF3B54" w:rsidRDefault="00F561CA" w:rsidP="00C81440">
      <w:pPr>
        <w:pStyle w:val="2"/>
        <w:spacing w:before="0" w:after="120" w:line="276" w:lineRule="auto"/>
        <w:ind w:firstLine="709"/>
        <w:contextualSpacing/>
        <w:jc w:val="both"/>
        <w:rPr>
          <w:b/>
          <w:sz w:val="30"/>
          <w:szCs w:val="30"/>
        </w:rPr>
      </w:pPr>
    </w:p>
    <w:p w14:paraId="3FFF3724" w14:textId="5228A72F" w:rsidR="004D3BC7" w:rsidRPr="00BF3B54" w:rsidRDefault="00D04EA7" w:rsidP="00C81440">
      <w:pPr>
        <w:pStyle w:val="2"/>
        <w:spacing w:before="0" w:after="120" w:line="276" w:lineRule="auto"/>
        <w:ind w:firstLine="709"/>
        <w:contextualSpacing/>
        <w:jc w:val="both"/>
        <w:rPr>
          <w:rFonts w:ascii="Times New Roman" w:hAnsi="Times New Roman" w:cs="Times New Roman"/>
          <w:b/>
          <w:color w:val="auto"/>
          <w:sz w:val="30"/>
          <w:szCs w:val="30"/>
        </w:rPr>
      </w:pPr>
      <w:bookmarkStart w:id="154" w:name="_Hlk226919147"/>
      <w:bookmarkStart w:id="155" w:name="_Toc217059356"/>
      <w:r w:rsidRPr="00BF3B54">
        <w:rPr>
          <w:rFonts w:ascii="Times New Roman" w:hAnsi="Times New Roman"/>
          <w:b/>
          <w:color w:val="auto"/>
          <w:sz w:val="30"/>
          <w:szCs w:val="30"/>
        </w:rPr>
        <w:t>ГЛАВА</w:t>
      </w:r>
      <w:r w:rsidR="00AE122F">
        <w:rPr>
          <w:rFonts w:ascii="Times New Roman" w:hAnsi="Times New Roman"/>
          <w:b/>
          <w:color w:val="auto"/>
          <w:sz w:val="30"/>
          <w:szCs w:val="30"/>
        </w:rPr>
        <w:t xml:space="preserve"> 5</w:t>
      </w:r>
      <w:r w:rsidRPr="00BF3B54">
        <w:rPr>
          <w:rFonts w:ascii="Times New Roman" w:hAnsi="Times New Roman" w:cs="Times New Roman"/>
          <w:b/>
          <w:color w:val="auto"/>
          <w:sz w:val="30"/>
          <w:szCs w:val="30"/>
        </w:rPr>
        <w:t xml:space="preserve">. ДЕЯТЕЛЬНОСТЬ ПО ОРГАНИЗАЦИИ ОБРАЩЕНИЯ КРИПТОАКТИВОВ </w:t>
      </w:r>
    </w:p>
    <w:p w14:paraId="3CF328D6" w14:textId="77777777" w:rsidR="00376A80" w:rsidRPr="00BF3B54" w:rsidRDefault="00376A80" w:rsidP="00C81440">
      <w:pPr>
        <w:tabs>
          <w:tab w:val="left" w:pos="142"/>
        </w:tabs>
        <w:spacing w:after="0" w:line="276" w:lineRule="auto"/>
        <w:ind w:firstLine="709"/>
        <w:jc w:val="both"/>
        <w:rPr>
          <w:rFonts w:ascii="Times New Roman" w:hAnsi="Times New Roman" w:cs="Times New Roman"/>
          <w:b/>
          <w:sz w:val="30"/>
          <w:szCs w:val="30"/>
        </w:rPr>
      </w:pPr>
      <w:bookmarkStart w:id="156" w:name="_Hlk131610486"/>
      <w:r w:rsidRPr="00BF3B54">
        <w:rPr>
          <w:rFonts w:ascii="Times New Roman" w:hAnsi="Times New Roman"/>
          <w:b/>
          <w:sz w:val="30"/>
          <w:szCs w:val="30"/>
        </w:rPr>
        <w:t>Статья 1</w:t>
      </w:r>
      <w:r w:rsidR="00583189" w:rsidRPr="00BF3B54">
        <w:rPr>
          <w:rFonts w:ascii="Times New Roman" w:hAnsi="Times New Roman"/>
          <w:b/>
          <w:sz w:val="30"/>
          <w:szCs w:val="30"/>
        </w:rPr>
        <w:t>7</w:t>
      </w:r>
      <w:r w:rsidRPr="00BF3B54">
        <w:rPr>
          <w:rFonts w:ascii="Times New Roman" w:hAnsi="Times New Roman"/>
          <w:b/>
          <w:sz w:val="30"/>
          <w:szCs w:val="30"/>
        </w:rPr>
        <w:t xml:space="preserve">. </w:t>
      </w:r>
      <w:r w:rsidR="00B92A0F" w:rsidRPr="00BF3B54">
        <w:rPr>
          <w:rFonts w:ascii="Times New Roman" w:hAnsi="Times New Roman" w:cs="Times New Roman"/>
          <w:b/>
          <w:sz w:val="30"/>
          <w:szCs w:val="30"/>
        </w:rPr>
        <w:t xml:space="preserve">Организация обращения </w:t>
      </w:r>
      <w:r w:rsidR="00EC4C6D" w:rsidRPr="00BF3B54">
        <w:rPr>
          <w:rFonts w:ascii="Times New Roman" w:hAnsi="Times New Roman" w:cs="Times New Roman"/>
          <w:b/>
          <w:sz w:val="30"/>
          <w:szCs w:val="30"/>
        </w:rPr>
        <w:t>крипто</w:t>
      </w:r>
      <w:r w:rsidRPr="00BF3B54">
        <w:rPr>
          <w:rFonts w:ascii="Times New Roman" w:hAnsi="Times New Roman" w:cs="Times New Roman"/>
          <w:b/>
          <w:sz w:val="30"/>
          <w:szCs w:val="30"/>
        </w:rPr>
        <w:t xml:space="preserve">активами </w:t>
      </w:r>
    </w:p>
    <w:p w14:paraId="57725B87" w14:textId="77777777" w:rsidR="00CF6A6F" w:rsidRPr="00BF3B54" w:rsidRDefault="00CF6A6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 Организацию обращения криптоактивов, в результате которых осуществляется переход криптоактивов от одного обладателя к другому, вправе только лицо, имеющее лицензию оператора цифровой платформы.</w:t>
      </w:r>
    </w:p>
    <w:p w14:paraId="592E3650" w14:textId="77777777" w:rsidR="00376A80" w:rsidRPr="00BF3B54" w:rsidRDefault="00376A80" w:rsidP="00C81440">
      <w:pPr>
        <w:tabs>
          <w:tab w:val="left" w:pos="142"/>
        </w:tabs>
        <w:spacing w:after="0" w:line="276" w:lineRule="auto"/>
        <w:ind w:firstLine="709"/>
        <w:jc w:val="both"/>
        <w:rPr>
          <w:rFonts w:ascii="Times New Roman" w:hAnsi="Times New Roman"/>
          <w:sz w:val="30"/>
          <w:szCs w:val="30"/>
        </w:rPr>
      </w:pPr>
      <w:r w:rsidRPr="00BF3B54">
        <w:rPr>
          <w:rFonts w:ascii="Times New Roman" w:hAnsi="Times New Roman" w:cs="Times New Roman"/>
          <w:sz w:val="30"/>
          <w:szCs w:val="30"/>
        </w:rPr>
        <w:t xml:space="preserve">2. Оператором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может являться только хозяйственное общество, созданное</w:t>
      </w:r>
      <w:r w:rsidRPr="00BF3B54">
        <w:rPr>
          <w:rFonts w:ascii="Times New Roman" w:hAnsi="Times New Roman"/>
          <w:sz w:val="30"/>
          <w:szCs w:val="30"/>
        </w:rPr>
        <w:t xml:space="preserve"> в </w:t>
      </w:r>
      <w:r w:rsidRPr="00BF3B54">
        <w:rPr>
          <w:rFonts w:ascii="Times New Roman" w:hAnsi="Times New Roman" w:cs="Times New Roman"/>
          <w:sz w:val="30"/>
          <w:szCs w:val="30"/>
        </w:rPr>
        <w:t xml:space="preserve">соответствии с законодательством </w:t>
      </w:r>
      <w:r w:rsidRPr="00BF3B54">
        <w:rPr>
          <w:rFonts w:ascii="Times New Roman" w:hAnsi="Times New Roman"/>
          <w:sz w:val="30"/>
          <w:szCs w:val="30"/>
        </w:rPr>
        <w:t>Российской Федерации</w:t>
      </w:r>
      <w:r w:rsidRPr="00BF3B54">
        <w:rPr>
          <w:rFonts w:ascii="Times New Roman" w:hAnsi="Times New Roman" w:cs="Times New Roman"/>
          <w:sz w:val="30"/>
          <w:szCs w:val="30"/>
        </w:rPr>
        <w:t xml:space="preserve">. </w:t>
      </w:r>
    </w:p>
    <w:p w14:paraId="5CE686F5"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bookmarkStart w:id="157" w:name="_Toc216847749"/>
      <w:bookmarkStart w:id="158" w:name="_Toc216463559"/>
      <w:r w:rsidRPr="00BF3B54">
        <w:rPr>
          <w:rFonts w:ascii="Times New Roman" w:hAnsi="Times New Roman" w:cs="Times New Roman"/>
          <w:sz w:val="30"/>
          <w:szCs w:val="30"/>
        </w:rPr>
        <w:t xml:space="preserve">Лицо, не имеющее лицензии оператора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не вправе организовывать </w:t>
      </w:r>
      <w:r w:rsidR="00990CD0" w:rsidRPr="00BF3B54">
        <w:rPr>
          <w:rFonts w:ascii="Times New Roman" w:hAnsi="Times New Roman" w:cs="Times New Roman"/>
          <w:sz w:val="30"/>
          <w:szCs w:val="30"/>
        </w:rPr>
        <w:t>торги</w:t>
      </w:r>
      <w:r w:rsidR="001A79EC" w:rsidRPr="00BF3B54">
        <w:rPr>
          <w:rFonts w:ascii="Times New Roman" w:hAnsi="Times New Roman" w:cs="Times New Roman"/>
          <w:sz w:val="30"/>
          <w:szCs w:val="30"/>
        </w:rPr>
        <w:t xml:space="preserve"> с криптоактивами</w:t>
      </w:r>
      <w:r w:rsidRPr="00BF3B54">
        <w:rPr>
          <w:rFonts w:ascii="Times New Roman" w:hAnsi="Times New Roman" w:cs="Times New Roman"/>
          <w:sz w:val="30"/>
          <w:szCs w:val="30"/>
        </w:rPr>
        <w:t xml:space="preserve">. </w:t>
      </w:r>
    </w:p>
    <w:p w14:paraId="12D4546D"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3. В качестве организатора </w:t>
      </w:r>
      <w:r w:rsidR="00CF6A6F" w:rsidRPr="00BF3B54">
        <w:rPr>
          <w:rFonts w:ascii="Times New Roman" w:hAnsi="Times New Roman" w:cs="Times New Roman"/>
          <w:sz w:val="30"/>
          <w:szCs w:val="30"/>
        </w:rPr>
        <w:t>обращения</w:t>
      </w:r>
      <w:r w:rsidR="001A43C2" w:rsidRPr="00BF3B54">
        <w:rPr>
          <w:rFonts w:ascii="Times New Roman" w:hAnsi="Times New Roman" w:cs="Times New Roman"/>
          <w:sz w:val="30"/>
          <w:szCs w:val="30"/>
        </w:rPr>
        <w:t xml:space="preserve"> </w:t>
      </w:r>
      <w:r w:rsidR="00EC4C6D" w:rsidRPr="00BF3B54">
        <w:rPr>
          <w:rFonts w:ascii="Times New Roman" w:hAnsi="Times New Roman" w:cs="Times New Roman"/>
          <w:sz w:val="30"/>
          <w:szCs w:val="30"/>
        </w:rPr>
        <w:t>крипто</w:t>
      </w:r>
      <w:r w:rsidR="005355A7" w:rsidRPr="00BF3B54">
        <w:rPr>
          <w:rFonts w:ascii="Times New Roman" w:hAnsi="Times New Roman" w:cs="Times New Roman"/>
          <w:sz w:val="30"/>
          <w:szCs w:val="30"/>
        </w:rPr>
        <w:t>а</w:t>
      </w:r>
      <w:r w:rsidRPr="00BF3B54">
        <w:rPr>
          <w:rFonts w:ascii="Times New Roman" w:hAnsi="Times New Roman" w:cs="Times New Roman"/>
          <w:sz w:val="30"/>
          <w:szCs w:val="30"/>
        </w:rPr>
        <w:t xml:space="preserve">ктивов оператор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имеет следующие права и обязанности:</w:t>
      </w:r>
    </w:p>
    <w:p w14:paraId="76B790E4"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 Предоставляет пользователям </w:t>
      </w:r>
      <w:r w:rsidR="00024085" w:rsidRPr="00BF3B54">
        <w:rPr>
          <w:rFonts w:ascii="Times New Roman" w:hAnsi="Times New Roman" w:cs="Times New Roman"/>
          <w:sz w:val="30"/>
          <w:szCs w:val="30"/>
        </w:rPr>
        <w:t xml:space="preserve">цифровой платформы </w:t>
      </w:r>
      <w:r w:rsidRPr="00BF3B54">
        <w:rPr>
          <w:rFonts w:ascii="Times New Roman" w:hAnsi="Times New Roman" w:cs="Times New Roman"/>
          <w:sz w:val="30"/>
          <w:szCs w:val="30"/>
        </w:rPr>
        <w:t>доступ к цифровой платформе</w:t>
      </w:r>
      <w:r w:rsidRPr="00BF3B54" w:rsidDel="00682C2C">
        <w:rPr>
          <w:rFonts w:ascii="Times New Roman" w:hAnsi="Times New Roman" w:cs="Times New Roman"/>
          <w:sz w:val="30"/>
          <w:szCs w:val="30"/>
        </w:rPr>
        <w:t xml:space="preserve"> </w:t>
      </w:r>
      <w:r w:rsidRPr="00BF3B54">
        <w:rPr>
          <w:rFonts w:ascii="Times New Roman" w:hAnsi="Times New Roman" w:cs="Times New Roman"/>
          <w:sz w:val="30"/>
          <w:szCs w:val="30"/>
        </w:rPr>
        <w:t>в порядке, предусмотренном правилами цифровой платформы.</w:t>
      </w:r>
    </w:p>
    <w:p w14:paraId="7B3E7CFA"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2) Разрабатывает и утверждает правила цифровой платформы, соответствующие требованиям, указанным в </w:t>
      </w:r>
      <w:r w:rsidR="007B76BD" w:rsidRPr="00BF3B54">
        <w:rPr>
          <w:rFonts w:ascii="Times New Roman" w:hAnsi="Times New Roman" w:cs="Times New Roman"/>
          <w:sz w:val="30"/>
          <w:szCs w:val="30"/>
        </w:rPr>
        <w:t xml:space="preserve">части </w:t>
      </w:r>
      <w:r w:rsidR="00990CD0" w:rsidRPr="00BF3B54">
        <w:rPr>
          <w:rFonts w:ascii="Times New Roman" w:hAnsi="Times New Roman" w:cs="Times New Roman"/>
          <w:sz w:val="30"/>
          <w:szCs w:val="30"/>
        </w:rPr>
        <w:t>2</w:t>
      </w:r>
      <w:r w:rsidR="007B76BD" w:rsidRPr="00BF3B54">
        <w:rPr>
          <w:rFonts w:ascii="Times New Roman" w:hAnsi="Times New Roman" w:cs="Times New Roman"/>
          <w:sz w:val="30"/>
          <w:szCs w:val="30"/>
        </w:rPr>
        <w:t xml:space="preserve"> статьи</w:t>
      </w:r>
      <w:r w:rsidRPr="00BF3B54">
        <w:rPr>
          <w:rFonts w:ascii="Times New Roman" w:hAnsi="Times New Roman" w:cs="Times New Roman"/>
          <w:sz w:val="30"/>
          <w:szCs w:val="30"/>
        </w:rPr>
        <w:t xml:space="preserve"> 1</w:t>
      </w:r>
      <w:r w:rsidR="007B76BD" w:rsidRPr="00BF3B54">
        <w:rPr>
          <w:rFonts w:ascii="Times New Roman" w:hAnsi="Times New Roman" w:cs="Times New Roman"/>
          <w:sz w:val="30"/>
          <w:szCs w:val="30"/>
        </w:rPr>
        <w:t>7</w:t>
      </w:r>
      <w:r w:rsidRPr="00BF3B54">
        <w:rPr>
          <w:rFonts w:ascii="Times New Roman" w:hAnsi="Times New Roman" w:cs="Times New Roman"/>
          <w:sz w:val="30"/>
          <w:szCs w:val="30"/>
        </w:rPr>
        <w:t xml:space="preserve"> настоящего Федерального закона.</w:t>
      </w:r>
    </w:p>
    <w:p w14:paraId="274D704B"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Содействует пользователям цифровой платформы с целью заключения ими с использованием цифровой платформы договоров, в том числе договоров купли-продажи цифровой валюты, договоров мены цифровой валюты на цифровую валюту иного вида.</w:t>
      </w:r>
    </w:p>
    <w:p w14:paraId="60D9AF42"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4</w:t>
      </w:r>
      <w:r w:rsidR="00376A80" w:rsidRPr="00BF3B54">
        <w:rPr>
          <w:rFonts w:ascii="Times New Roman" w:hAnsi="Times New Roman" w:cs="Times New Roman"/>
          <w:sz w:val="30"/>
          <w:szCs w:val="30"/>
        </w:rPr>
        <w:t>) Обеспечивает прозрачность процесса совершения и исполнения сделок в его информационной системе посредством предоставления участникам торгов криптоактивами возможности обозревать ход этого процесса с использованием программно-технических средств.</w:t>
      </w:r>
    </w:p>
    <w:bookmarkEnd w:id="157"/>
    <w:bookmarkEnd w:id="158"/>
    <w:p w14:paraId="1A2551CB" w14:textId="77777777" w:rsidR="00376A80" w:rsidRPr="00BF3B54" w:rsidRDefault="00C42F1F" w:rsidP="00C81440">
      <w:pPr>
        <w:tabs>
          <w:tab w:val="left" w:pos="142"/>
        </w:tabs>
        <w:spacing w:after="0" w:line="276" w:lineRule="auto"/>
        <w:ind w:firstLine="709"/>
        <w:jc w:val="both"/>
        <w:rPr>
          <w:rFonts w:ascii="Times New Roman" w:hAnsi="Times New Roman"/>
          <w:sz w:val="30"/>
          <w:szCs w:val="30"/>
        </w:rPr>
      </w:pPr>
      <w:r w:rsidRPr="00BF3B54">
        <w:rPr>
          <w:rFonts w:ascii="Times New Roman" w:hAnsi="Times New Roman" w:cs="Times New Roman"/>
          <w:sz w:val="30"/>
          <w:szCs w:val="30"/>
        </w:rPr>
        <w:t>5</w:t>
      </w:r>
      <w:r w:rsidR="00376A80" w:rsidRPr="00BF3B54">
        <w:rPr>
          <w:rFonts w:ascii="Times New Roman" w:hAnsi="Times New Roman" w:cs="Times New Roman"/>
          <w:sz w:val="30"/>
          <w:szCs w:val="30"/>
        </w:rPr>
        <w:t xml:space="preserve">) Сообщает пользователю цифровой платформы по его требованию сведения о ходе исполнения поручения по </w:t>
      </w:r>
      <w:r w:rsidR="00376A80" w:rsidRPr="00BF3B54">
        <w:rPr>
          <w:rFonts w:ascii="Times New Roman" w:hAnsi="Times New Roman"/>
          <w:sz w:val="30"/>
          <w:szCs w:val="30"/>
        </w:rPr>
        <w:t>совершению операций с цифровой валютой</w:t>
      </w:r>
      <w:r w:rsidR="00376A80" w:rsidRPr="00BF3B54">
        <w:rPr>
          <w:rFonts w:ascii="Times New Roman" w:hAnsi="Times New Roman" w:cs="Times New Roman"/>
          <w:sz w:val="30"/>
          <w:szCs w:val="30"/>
        </w:rPr>
        <w:t>, права на которую принадлежат данному пользователю цифровой платформы.</w:t>
      </w:r>
    </w:p>
    <w:p w14:paraId="24BF91EB"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6</w:t>
      </w:r>
      <w:r w:rsidR="00376A80" w:rsidRPr="00BF3B54">
        <w:rPr>
          <w:rFonts w:ascii="Times New Roman" w:hAnsi="Times New Roman" w:cs="Times New Roman"/>
          <w:sz w:val="30"/>
          <w:szCs w:val="30"/>
        </w:rPr>
        <w:t xml:space="preserve">) В конце каждого дня, в который проводились торги криптоактивами составляет по каждому клиенту, участвовавшему в этот день, отчет о сумме (остатке) денежных средств, криптоактивов клиентов, находящихся </w:t>
      </w:r>
      <w:r w:rsidR="00376A80" w:rsidRPr="00BF3B54">
        <w:rPr>
          <w:rFonts w:ascii="Times New Roman" w:hAnsi="Times New Roman" w:cs="Times New Roman"/>
          <w:sz w:val="30"/>
          <w:szCs w:val="30"/>
        </w:rPr>
        <w:lastRenderedPageBreak/>
        <w:t xml:space="preserve">соответственно на банковских счетах, в электронных кошельках, на адресах (идентификаторах) виртуальных кошельков оператора </w:t>
      </w:r>
      <w:r w:rsidR="00605FD7"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а также об исполненных и неисполненных в течение дня заявках клиентов на покупку и (или) продажу </w:t>
      </w:r>
      <w:r w:rsidR="002512E6" w:rsidRPr="00BF3B54">
        <w:rPr>
          <w:rFonts w:ascii="Times New Roman" w:hAnsi="Times New Roman" w:cs="Times New Roman"/>
          <w:sz w:val="30"/>
          <w:szCs w:val="30"/>
        </w:rPr>
        <w:t>криптоактивов за денежные средства</w:t>
      </w:r>
      <w:r w:rsidR="00376A80" w:rsidRPr="00BF3B54">
        <w:rPr>
          <w:rFonts w:ascii="Times New Roman" w:hAnsi="Times New Roman" w:cs="Times New Roman"/>
          <w:sz w:val="30"/>
          <w:szCs w:val="30"/>
        </w:rPr>
        <w:t xml:space="preserve"> либо обмен </w:t>
      </w:r>
      <w:r w:rsidR="002512E6" w:rsidRPr="00BF3B54">
        <w:rPr>
          <w:rFonts w:ascii="Times New Roman" w:hAnsi="Times New Roman" w:cs="Times New Roman"/>
          <w:sz w:val="30"/>
          <w:szCs w:val="30"/>
        </w:rPr>
        <w:t>криптоактивов</w:t>
      </w:r>
      <w:r w:rsidR="00376A80" w:rsidRPr="00BF3B54">
        <w:rPr>
          <w:rFonts w:ascii="Times New Roman" w:hAnsi="Times New Roman" w:cs="Times New Roman"/>
          <w:sz w:val="30"/>
          <w:szCs w:val="30"/>
        </w:rPr>
        <w:t xml:space="preserve"> одного вида на </w:t>
      </w:r>
      <w:r w:rsidR="002512E6" w:rsidRPr="00BF3B54">
        <w:rPr>
          <w:rFonts w:ascii="Times New Roman" w:hAnsi="Times New Roman" w:cs="Times New Roman"/>
          <w:sz w:val="30"/>
          <w:szCs w:val="30"/>
        </w:rPr>
        <w:t>криптоактивы</w:t>
      </w:r>
      <w:r w:rsidR="00376A80" w:rsidRPr="00BF3B54">
        <w:rPr>
          <w:rFonts w:ascii="Times New Roman" w:hAnsi="Times New Roman" w:cs="Times New Roman"/>
          <w:sz w:val="30"/>
          <w:szCs w:val="30"/>
        </w:rPr>
        <w:t xml:space="preserve"> другого вида в торговой системе оператора </w:t>
      </w:r>
      <w:r w:rsidR="00605FD7"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w:t>
      </w:r>
    </w:p>
    <w:p w14:paraId="644DAE8C"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7</w:t>
      </w:r>
      <w:r w:rsidR="00376A80" w:rsidRPr="00BF3B54">
        <w:rPr>
          <w:rFonts w:ascii="Times New Roman" w:hAnsi="Times New Roman" w:cs="Times New Roman"/>
          <w:sz w:val="30"/>
          <w:szCs w:val="30"/>
        </w:rPr>
        <w:t>) Обеспечивает возможность предоставления на безвозмездной основе отчета, предусмотренного в подпункте 10 настоящего пункта, в течение не менее пяти лет с даты его составления:</w:t>
      </w:r>
    </w:p>
    <w:p w14:paraId="132E2A52"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клиентам - в объеме, их касающемся, в срок, установленный законодательством;</w:t>
      </w:r>
    </w:p>
    <w:p w14:paraId="6D1A501F"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Банку России и Росфинмониторингу - по их запросу в объеме и срок, указанные в таком запросе.</w:t>
      </w:r>
    </w:p>
    <w:p w14:paraId="2580A847"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8</w:t>
      </w:r>
      <w:r w:rsidR="00376A80" w:rsidRPr="00BF3B54">
        <w:rPr>
          <w:rFonts w:ascii="Times New Roman" w:hAnsi="Times New Roman" w:cs="Times New Roman"/>
          <w:sz w:val="30"/>
          <w:szCs w:val="30"/>
        </w:rPr>
        <w:t xml:space="preserve">) </w:t>
      </w:r>
      <w:r w:rsidR="004C1125" w:rsidRPr="00BF3B54">
        <w:rPr>
          <w:rFonts w:ascii="Times New Roman" w:hAnsi="Times New Roman" w:cs="Times New Roman"/>
          <w:sz w:val="30"/>
          <w:szCs w:val="30"/>
        </w:rPr>
        <w:t>Осуществляет на постоянной основе учет остатков криптоактивов</w:t>
      </w:r>
      <w:r w:rsidR="00376A80" w:rsidRPr="00BF3B54">
        <w:rPr>
          <w:rFonts w:ascii="Times New Roman" w:hAnsi="Times New Roman" w:cs="Times New Roman"/>
          <w:sz w:val="30"/>
          <w:szCs w:val="30"/>
        </w:rPr>
        <w:t>, которые принадлежат пользователям цифровой платформы</w:t>
      </w:r>
      <w:r w:rsidR="004C1125" w:rsidRPr="00BF3B54">
        <w:rPr>
          <w:rFonts w:ascii="Times New Roman" w:hAnsi="Times New Roman" w:cs="Times New Roman"/>
          <w:sz w:val="30"/>
          <w:szCs w:val="30"/>
        </w:rPr>
        <w:t>, оператору цифровой платформы, а также органам, указанным в подпункте 6 настоящего пункта</w:t>
      </w:r>
      <w:r w:rsidR="00376A80" w:rsidRPr="00BF3B54">
        <w:rPr>
          <w:rFonts w:ascii="Times New Roman" w:hAnsi="Times New Roman" w:cs="Times New Roman"/>
          <w:sz w:val="30"/>
          <w:szCs w:val="30"/>
        </w:rPr>
        <w:t xml:space="preserve"> путем формирования записи, отражающей в том числе вид и количество единиц цифровой валюты и эквивалентной суммы денежных средств на момент совершения сделки с </w:t>
      </w:r>
      <w:r w:rsidR="00376A80" w:rsidRPr="00BF3B54">
        <w:rPr>
          <w:rFonts w:ascii="Times New Roman" w:hAnsi="Times New Roman"/>
          <w:sz w:val="30"/>
          <w:szCs w:val="30"/>
        </w:rPr>
        <w:t>цифровой валютой</w:t>
      </w:r>
      <w:r w:rsidR="00376A80" w:rsidRPr="00BF3B54">
        <w:rPr>
          <w:rFonts w:ascii="Times New Roman" w:hAnsi="Times New Roman" w:cs="Times New Roman"/>
          <w:sz w:val="30"/>
          <w:szCs w:val="30"/>
        </w:rPr>
        <w:t>.</w:t>
      </w:r>
    </w:p>
    <w:p w14:paraId="53C47EBD"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9</w:t>
      </w:r>
      <w:r w:rsidR="00376A80" w:rsidRPr="00BF3B54">
        <w:rPr>
          <w:rFonts w:ascii="Times New Roman" w:hAnsi="Times New Roman" w:cs="Times New Roman"/>
          <w:sz w:val="30"/>
          <w:szCs w:val="30"/>
        </w:rPr>
        <w:t>) Хранит документы, преду</w:t>
      </w:r>
      <w:r w:rsidR="0074109D" w:rsidRPr="00BF3B54">
        <w:rPr>
          <w:rFonts w:ascii="Times New Roman" w:hAnsi="Times New Roman" w:cs="Times New Roman"/>
          <w:sz w:val="30"/>
          <w:szCs w:val="30"/>
        </w:rPr>
        <w:t>смотренные настоящим Федеральным законом</w:t>
      </w:r>
      <w:r w:rsidR="00376A80" w:rsidRPr="00BF3B54">
        <w:rPr>
          <w:rFonts w:ascii="Times New Roman" w:hAnsi="Times New Roman" w:cs="Times New Roman"/>
          <w:sz w:val="30"/>
          <w:szCs w:val="30"/>
        </w:rPr>
        <w:t xml:space="preserve">, </w:t>
      </w:r>
      <w:r w:rsidR="00376A80" w:rsidRPr="00BF3B54">
        <w:rPr>
          <w:rFonts w:ascii="Times New Roman" w:hAnsi="Times New Roman" w:cs="Times New Roman"/>
          <w:sz w:val="30"/>
          <w:szCs w:val="30"/>
        </w:rPr>
        <w:br/>
        <w:t>и информацию в отношении пользователей цифровой платформы не менее пяти лет после прекращения договорных отношений между уполномоченной организацией и пользователем цифровой платформы, а также в случае ликвидации или прекращения экспериментального правового режима передает указанные документы и информацию в Банк России.</w:t>
      </w:r>
    </w:p>
    <w:p w14:paraId="343EF56C"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10</w:t>
      </w:r>
      <w:r w:rsidR="00376A80" w:rsidRPr="00BF3B54">
        <w:rPr>
          <w:rFonts w:ascii="Times New Roman" w:hAnsi="Times New Roman" w:cs="Times New Roman"/>
          <w:sz w:val="30"/>
          <w:szCs w:val="30"/>
        </w:rPr>
        <w:t xml:space="preserve">) </w:t>
      </w:r>
      <w:r w:rsidR="001A43C2" w:rsidRPr="00BF3B54">
        <w:rPr>
          <w:rFonts w:ascii="Times New Roman" w:hAnsi="Times New Roman" w:cs="Times New Roman"/>
          <w:sz w:val="30"/>
          <w:szCs w:val="30"/>
        </w:rPr>
        <w:t>О</w:t>
      </w:r>
      <w:r w:rsidR="00376A80" w:rsidRPr="00BF3B54">
        <w:rPr>
          <w:rFonts w:ascii="Times New Roman" w:hAnsi="Times New Roman" w:cs="Times New Roman"/>
          <w:sz w:val="30"/>
          <w:szCs w:val="30"/>
        </w:rPr>
        <w:t>существля</w:t>
      </w:r>
      <w:r w:rsidR="001A43C2" w:rsidRPr="00BF3B54">
        <w:rPr>
          <w:rFonts w:ascii="Times New Roman" w:hAnsi="Times New Roman" w:cs="Times New Roman"/>
          <w:sz w:val="30"/>
          <w:szCs w:val="30"/>
        </w:rPr>
        <w:t>ет</w:t>
      </w:r>
      <w:r w:rsidR="00376A80" w:rsidRPr="00BF3B54">
        <w:rPr>
          <w:rFonts w:ascii="Times New Roman" w:hAnsi="Times New Roman" w:cs="Times New Roman"/>
          <w:sz w:val="30"/>
          <w:szCs w:val="30"/>
        </w:rPr>
        <w:t xml:space="preserve"> признание лиц квалифицированными инвесторами по их заявлениям в соответствии </w:t>
      </w:r>
      <w:r w:rsidR="00165075" w:rsidRPr="00BF3B54">
        <w:rPr>
          <w:rFonts w:ascii="Times New Roman" w:hAnsi="Times New Roman" w:cs="Times New Roman"/>
          <w:sz w:val="30"/>
          <w:szCs w:val="30"/>
        </w:rPr>
        <w:t xml:space="preserve">с требованиями настоящего Федерального закона и со </w:t>
      </w:r>
      <w:r w:rsidR="00376A80" w:rsidRPr="00BF3B54">
        <w:rPr>
          <w:rFonts w:ascii="Times New Roman" w:hAnsi="Times New Roman" w:cs="Times New Roman"/>
          <w:sz w:val="30"/>
          <w:szCs w:val="30"/>
        </w:rPr>
        <w:t>статьей 51.2 Федерального закона от 22 апреля 1996 года № 39-ФЗ «О рынке ценных бумаг».</w:t>
      </w:r>
    </w:p>
    <w:p w14:paraId="6E5A0520"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11</w:t>
      </w:r>
      <w:r w:rsidR="00376A80" w:rsidRPr="00BF3B54">
        <w:rPr>
          <w:rFonts w:ascii="Times New Roman" w:hAnsi="Times New Roman" w:cs="Times New Roman"/>
          <w:sz w:val="30"/>
          <w:szCs w:val="30"/>
        </w:rPr>
        <w:t xml:space="preserve">) В случае использования номинального счета для расчетов по сделкам, совершенным с использованием цифровой платформы, </w:t>
      </w:r>
      <w:r w:rsidR="00CF128A" w:rsidRPr="00BF3B54">
        <w:rPr>
          <w:rFonts w:ascii="Times New Roman" w:hAnsi="Times New Roman" w:cs="Times New Roman"/>
          <w:sz w:val="30"/>
          <w:szCs w:val="30"/>
        </w:rPr>
        <w:t>оператор цифровой платформы</w:t>
      </w:r>
      <w:r w:rsidR="00376A80" w:rsidRPr="00BF3B54">
        <w:rPr>
          <w:rFonts w:ascii="Times New Roman" w:hAnsi="Times New Roman" w:cs="Times New Roman"/>
          <w:sz w:val="30"/>
          <w:szCs w:val="30"/>
        </w:rPr>
        <w:t xml:space="preserve"> имеет следующие права и обязанности:</w:t>
      </w:r>
    </w:p>
    <w:p w14:paraId="0E83951D"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вправе открыть один или несколько номинальных счетов в кредитной организации, кредитный рейтинг которой должен быть не ниже уровня, указанного в решении Совета директоров Банка России.</w:t>
      </w:r>
    </w:p>
    <w:p w14:paraId="68FC3001"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осуществляет на постоянной основе учет остатков денежных средств, принадлежащих бенефициарам по номинальному счету (далее – бенефициары), в порядке, установленном внутренними документами уполномоченной организации. Бенефициарами признаются пользователи цифровой платформы, а также оператор </w:t>
      </w:r>
      <w:r w:rsidR="00605FD7"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если правилами цифровой платформы предусмотрено зачисление на такой номинальный счет вознаграждения оператора </w:t>
      </w:r>
      <w:r w:rsidR="00605FD7"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за организацию совершения сделок посредством цифровой платформы, а также в иных случаях, предусмотренных правилами цифровой платформы.</w:t>
      </w:r>
    </w:p>
    <w:p w14:paraId="2DCA9897" w14:textId="77777777" w:rsidR="00D17055" w:rsidRPr="00BF3B54" w:rsidRDefault="00D1705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осуществляет расчеты путем перевода денежных средств по номинальному счету либо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соответствии с Федеральным законом от 27 июня 2011 года № 161-ФЗ «О национальной платежной системе».</w:t>
      </w:r>
    </w:p>
    <w:p w14:paraId="504CA6DB"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12</w:t>
      </w:r>
      <w:r w:rsidR="00376A80" w:rsidRPr="00BF3B54">
        <w:rPr>
          <w:rFonts w:ascii="Times New Roman" w:hAnsi="Times New Roman" w:cs="Times New Roman"/>
          <w:sz w:val="30"/>
          <w:szCs w:val="30"/>
        </w:rPr>
        <w:t xml:space="preserve">) В части осуществления контроля за действиями пользователей цифровой платформы </w:t>
      </w:r>
      <w:r w:rsidR="00CF6A6F" w:rsidRPr="00BF3B54">
        <w:rPr>
          <w:rFonts w:ascii="Times New Roman" w:hAnsi="Times New Roman" w:cs="Times New Roman"/>
          <w:sz w:val="30"/>
          <w:szCs w:val="30"/>
        </w:rPr>
        <w:t xml:space="preserve">оператор цифровой платформы </w:t>
      </w:r>
      <w:r w:rsidR="00376A80" w:rsidRPr="00BF3B54">
        <w:rPr>
          <w:rFonts w:ascii="Times New Roman" w:hAnsi="Times New Roman" w:cs="Times New Roman"/>
          <w:sz w:val="30"/>
          <w:szCs w:val="30"/>
        </w:rPr>
        <w:t>имеет следующие права и обязанности:</w:t>
      </w:r>
    </w:p>
    <w:p w14:paraId="27A9FCC5"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осуществляет идентификацию в значении, определенном в абзаце четырнадцатом статьи 3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(далее – Федеральный закон № 115-ФЗ), пользователей цифровой платформы, их представителей и выгодоприобретателей. </w:t>
      </w:r>
    </w:p>
    <w:p w14:paraId="3F52E9E8"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принимает обоснованные и доступные в сложившихся обстоятельствах меры по идентификации бенефициарных владельцев пользователей цифровой платформы.</w:t>
      </w:r>
    </w:p>
    <w:p w14:paraId="6AE4490A" w14:textId="77777777" w:rsidR="00376A80" w:rsidRPr="00BF3B54" w:rsidRDefault="00CF6A6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н</w:t>
      </w:r>
      <w:r w:rsidR="00692A60" w:rsidRPr="00BF3B54">
        <w:rPr>
          <w:rFonts w:ascii="Times New Roman" w:hAnsi="Times New Roman" w:cs="Times New Roman"/>
          <w:sz w:val="30"/>
          <w:szCs w:val="30"/>
        </w:rPr>
        <w:t>а постоянной основе о</w:t>
      </w:r>
      <w:r w:rsidR="00376A80" w:rsidRPr="00BF3B54">
        <w:rPr>
          <w:rFonts w:ascii="Times New Roman" w:hAnsi="Times New Roman" w:cs="Times New Roman"/>
          <w:sz w:val="30"/>
          <w:szCs w:val="30"/>
        </w:rPr>
        <w:t>существляет цифровой комплаенс в отно</w:t>
      </w:r>
      <w:r w:rsidR="00692A60" w:rsidRPr="00BF3B54">
        <w:rPr>
          <w:rFonts w:ascii="Times New Roman" w:hAnsi="Times New Roman" w:cs="Times New Roman"/>
          <w:sz w:val="30"/>
          <w:szCs w:val="30"/>
        </w:rPr>
        <w:t>шении задействованных в операциях</w:t>
      </w:r>
      <w:r w:rsidR="00376A80" w:rsidRPr="00BF3B54">
        <w:rPr>
          <w:rFonts w:ascii="Times New Roman" w:hAnsi="Times New Roman" w:cs="Times New Roman"/>
          <w:sz w:val="30"/>
          <w:szCs w:val="30"/>
        </w:rPr>
        <w:t xml:space="preserve"> с цифровой валютой адресов-идентификаторов, </w:t>
      </w:r>
      <w:r w:rsidR="00692A60" w:rsidRPr="00BF3B54">
        <w:rPr>
          <w:rFonts w:ascii="Times New Roman" w:hAnsi="Times New Roman" w:cs="Times New Roman"/>
          <w:sz w:val="30"/>
          <w:szCs w:val="30"/>
        </w:rPr>
        <w:t>результирующей информации</w:t>
      </w:r>
      <w:r w:rsidR="00376A80" w:rsidRPr="00BF3B54">
        <w:rPr>
          <w:rFonts w:ascii="Times New Roman" w:hAnsi="Times New Roman" w:cs="Times New Roman"/>
          <w:sz w:val="30"/>
          <w:szCs w:val="30"/>
        </w:rPr>
        <w:t xml:space="preserve">, иной связанной с информационной средой обращения криптоактива информацией в </w:t>
      </w:r>
      <w:r w:rsidR="00376A80" w:rsidRPr="00BF3B54">
        <w:rPr>
          <w:rFonts w:ascii="Times New Roman" w:hAnsi="Times New Roman" w:cs="Times New Roman"/>
          <w:sz w:val="30"/>
          <w:szCs w:val="30"/>
        </w:rPr>
        <w:lastRenderedPageBreak/>
        <w:t>соответствии с требованиями, предусмотренными главой 8 настоящего Федерального закона.</w:t>
      </w:r>
    </w:p>
    <w:p w14:paraId="52D2E3B7" w14:textId="77777777" w:rsidR="00376A80" w:rsidRPr="00BF3B54" w:rsidRDefault="00CF6A6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13</w:t>
      </w:r>
      <w:r w:rsidR="00376A80" w:rsidRPr="00BF3B54">
        <w:rPr>
          <w:rFonts w:ascii="Times New Roman" w:hAnsi="Times New Roman" w:cs="Times New Roman"/>
          <w:sz w:val="30"/>
          <w:szCs w:val="30"/>
        </w:rPr>
        <w:t xml:space="preserve">) Формирует и ведет реестр пользователей цифровой платформы в соответствии с ее внутренними документами, реестр операций с криптоактивами. </w:t>
      </w:r>
    </w:p>
    <w:p w14:paraId="7F76D0A6" w14:textId="77777777" w:rsidR="00376A80" w:rsidRPr="00BF3B54" w:rsidRDefault="00CF6A6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14</w:t>
      </w:r>
      <w:r w:rsidR="00376A80" w:rsidRPr="00BF3B54">
        <w:rPr>
          <w:rFonts w:ascii="Times New Roman" w:hAnsi="Times New Roman" w:cs="Times New Roman"/>
          <w:sz w:val="30"/>
          <w:szCs w:val="30"/>
        </w:rPr>
        <w:t xml:space="preserve">) В целях осуществления контроля за соблюдением требований законодательства Российской Федерации о противодействии неправомерному использованию инсайдерской информации и манипулированию рынком оператор </w:t>
      </w:r>
      <w:r w:rsidR="00605FD7"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обязан создать отдельное структурное подразделение или назначить должностное лицо, которые подотчетны лицу, осуществляющему функции единоличного исполнительного органа.</w:t>
      </w:r>
    </w:p>
    <w:p w14:paraId="0C2F6319" w14:textId="77777777" w:rsidR="00376A80" w:rsidRPr="00BF3B54" w:rsidRDefault="00FD0F2D"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w:t>
      </w:r>
      <w:r w:rsidR="00CF6A6F" w:rsidRPr="00BF3B54">
        <w:rPr>
          <w:rFonts w:ascii="Times New Roman" w:hAnsi="Times New Roman" w:cs="Times New Roman"/>
          <w:sz w:val="30"/>
          <w:szCs w:val="30"/>
        </w:rPr>
        <w:t>5</w:t>
      </w:r>
      <w:r w:rsidR="00376A80" w:rsidRPr="00BF3B54">
        <w:rPr>
          <w:rFonts w:ascii="Times New Roman" w:hAnsi="Times New Roman" w:cs="Times New Roman"/>
          <w:sz w:val="30"/>
          <w:szCs w:val="30"/>
        </w:rPr>
        <w:t xml:space="preserve">) В части обеспечения информационной безопасности, операционной надежности, отказоустойчивости и бесперебойности функционирования цифровой платформы оператор </w:t>
      </w:r>
      <w:r w:rsidR="00605FD7"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имеет следующие права и обязанности: </w:t>
      </w:r>
    </w:p>
    <w:p w14:paraId="10F9740D"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обеспечивает информационную безопасность, в том числе препятствует несанкционированному доступу к цифровой платформе, обеспечивает сохранность ставших известными в процессе осуществления деятельности данных, содержащих сведения, составляющие охраняемую законом тайну, а также персональных данных в соответствии с законодательством Российской Федерации и </w:t>
      </w:r>
      <w:r w:rsidR="0074109D" w:rsidRPr="00BF3B54">
        <w:rPr>
          <w:rFonts w:ascii="Times New Roman" w:hAnsi="Times New Roman" w:cs="Times New Roman"/>
          <w:sz w:val="30"/>
          <w:szCs w:val="30"/>
        </w:rPr>
        <w:t>нормативными актами Банка России</w:t>
      </w:r>
      <w:r w:rsidRPr="00BF3B54">
        <w:rPr>
          <w:rFonts w:ascii="Times New Roman" w:hAnsi="Times New Roman" w:cs="Times New Roman"/>
          <w:sz w:val="30"/>
          <w:szCs w:val="30"/>
        </w:rPr>
        <w:t xml:space="preserve">. Вред и убытки, причиненные пользователям цифровой платформы, а также органам, указанным в подпункте 10 настоящего пункта, вследствие несоблюдения оператором </w:t>
      </w:r>
      <w:r w:rsidR="00605FD7"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требований информационной безопасности, подлежат возмещению в полном объеме в соответствии с законодательством Российской Федерации.</w:t>
      </w:r>
    </w:p>
    <w:p w14:paraId="4CE5D284"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обеспечивает отказоустойчивость и бесперебойность функционирования цифровой платформы в соответствии с законодательством Российской Федерации </w:t>
      </w:r>
      <w:r w:rsidR="0074109D" w:rsidRPr="00BF3B54">
        <w:rPr>
          <w:rFonts w:ascii="Times New Roman" w:hAnsi="Times New Roman" w:cs="Times New Roman"/>
          <w:sz w:val="30"/>
          <w:szCs w:val="30"/>
        </w:rPr>
        <w:t>нормативными актами Банка России</w:t>
      </w:r>
      <w:r w:rsidRPr="00BF3B54">
        <w:rPr>
          <w:rFonts w:ascii="Times New Roman" w:hAnsi="Times New Roman" w:cs="Times New Roman"/>
          <w:sz w:val="30"/>
          <w:szCs w:val="30"/>
        </w:rPr>
        <w:t>.</w:t>
      </w:r>
    </w:p>
    <w:p w14:paraId="27C9E9D9"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устанавливает внутренним документом порядок противодействия совершению операций с цифровыми валютами, которым присущи признаки осуществления перевода цифровых валют без добровольного согласия пользователя цифровой платформы.</w:t>
      </w:r>
    </w:p>
    <w:p w14:paraId="081CDFC9"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вправе приостанавливать работу цифровой платформы в случае возникновения угрозы причинения вреда пользователю цифровой платформы в результате нарушения функционирования программного обеспечения и технических средств цифровой платформы</w:t>
      </w:r>
      <w:r w:rsidRPr="00BF3B54" w:rsidDel="00D52B85">
        <w:rPr>
          <w:rFonts w:ascii="Times New Roman" w:hAnsi="Times New Roman" w:cs="Times New Roman"/>
          <w:sz w:val="30"/>
          <w:szCs w:val="30"/>
        </w:rPr>
        <w:t xml:space="preserve"> </w:t>
      </w:r>
      <w:r w:rsidRPr="00BF3B54">
        <w:rPr>
          <w:rFonts w:ascii="Times New Roman" w:hAnsi="Times New Roman" w:cs="Times New Roman"/>
          <w:sz w:val="30"/>
          <w:szCs w:val="30"/>
        </w:rPr>
        <w:t>либо действий третьих лиц, в том числе угроз информационной безопасности, до момента устранения причин возникновения угрозы причинения вреда.</w:t>
      </w:r>
    </w:p>
    <w:p w14:paraId="56C1CD1A"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представляет в Банк России внутренние документы, указанные в подпункте 8.3.5 настоящего пункта, а также измененные редакции указанных документов не менее чем за три рабочих дня до дня вступления их в силу.</w:t>
      </w:r>
    </w:p>
    <w:p w14:paraId="63E6494B"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гарантирует конфиденциальность информации о сделках и операциях с цифровой валютой, совершаемых с использованием цифровой платформы, а также сведений о пользователях цифровой платформы. Конфиденциальность информации об операциях и сделках с цифровой валютой гарантируется оператором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в той мере, в которой конфиденциальность достижима с учетом особенностей функционирования информационных систем, в которых осуществляются выпуск, учет и обращение цифровых валют.</w:t>
      </w:r>
    </w:p>
    <w:p w14:paraId="14969CD6" w14:textId="77777777" w:rsidR="008401BB" w:rsidRPr="00BF3B54" w:rsidRDefault="008401BB" w:rsidP="00C81440">
      <w:pPr>
        <w:tabs>
          <w:tab w:val="left" w:pos="142"/>
        </w:tabs>
        <w:spacing w:after="0" w:line="276" w:lineRule="auto"/>
        <w:ind w:firstLine="709"/>
        <w:jc w:val="both"/>
        <w:rPr>
          <w:rFonts w:ascii="Times New Roman" w:hAnsi="Times New Roman" w:cs="Times New Roman"/>
          <w:sz w:val="30"/>
          <w:szCs w:val="30"/>
        </w:rPr>
      </w:pPr>
    </w:p>
    <w:p w14:paraId="710B885E" w14:textId="77777777" w:rsidR="00376A80" w:rsidRPr="00BF3B54" w:rsidRDefault="00376A80" w:rsidP="00C81440">
      <w:pPr>
        <w:pStyle w:val="ConsPlusNormal"/>
        <w:spacing w:line="276" w:lineRule="auto"/>
        <w:ind w:firstLine="709"/>
        <w:jc w:val="both"/>
        <w:rPr>
          <w:b/>
          <w:sz w:val="30"/>
          <w:szCs w:val="30"/>
        </w:rPr>
      </w:pPr>
      <w:r w:rsidRPr="00BF3B54">
        <w:rPr>
          <w:b/>
          <w:sz w:val="30"/>
          <w:szCs w:val="30"/>
        </w:rPr>
        <w:t xml:space="preserve">Статья </w:t>
      </w:r>
      <w:r w:rsidR="00FD0F2D" w:rsidRPr="00BF3B54">
        <w:rPr>
          <w:b/>
          <w:sz w:val="30"/>
          <w:szCs w:val="30"/>
        </w:rPr>
        <w:t>1</w:t>
      </w:r>
      <w:r w:rsidR="00583189" w:rsidRPr="00BF3B54">
        <w:rPr>
          <w:b/>
          <w:sz w:val="30"/>
          <w:szCs w:val="30"/>
        </w:rPr>
        <w:t>8</w:t>
      </w:r>
      <w:r w:rsidR="00FD0F2D" w:rsidRPr="00BF3B54">
        <w:rPr>
          <w:b/>
          <w:sz w:val="30"/>
          <w:szCs w:val="30"/>
        </w:rPr>
        <w:t xml:space="preserve">. Правила </w:t>
      </w:r>
      <w:r w:rsidR="00024085" w:rsidRPr="00BF3B54">
        <w:rPr>
          <w:b/>
          <w:sz w:val="30"/>
          <w:szCs w:val="30"/>
        </w:rPr>
        <w:t>цифровой платформы</w:t>
      </w:r>
    </w:p>
    <w:p w14:paraId="627B7B0D"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 Оператор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вправе осуществлять свою деятельность после согласования Банком России правил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w:t>
      </w:r>
      <w:r w:rsidR="00990CD0" w:rsidRPr="00BF3B54">
        <w:rPr>
          <w:rFonts w:ascii="Times New Roman" w:hAnsi="Times New Roman" w:cs="Times New Roman"/>
          <w:sz w:val="30"/>
          <w:szCs w:val="30"/>
        </w:rPr>
        <w:t>Заключение договора об использовании цифровой платформы осуществляется путем присоединения пользователей цифровой платформы к правилам цифровой платформы.</w:t>
      </w:r>
    </w:p>
    <w:p w14:paraId="362C9A22"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2. Правила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должны содержать следующие положения:</w:t>
      </w:r>
    </w:p>
    <w:p w14:paraId="6821E038"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 </w:t>
      </w:r>
      <w:r w:rsidR="00CF128A" w:rsidRPr="00BF3B54">
        <w:rPr>
          <w:rFonts w:ascii="Times New Roman" w:hAnsi="Times New Roman" w:cs="Times New Roman"/>
          <w:sz w:val="30"/>
          <w:szCs w:val="30"/>
        </w:rPr>
        <w:t>у</w:t>
      </w:r>
      <w:r w:rsidRPr="00BF3B54">
        <w:rPr>
          <w:rFonts w:ascii="Times New Roman" w:hAnsi="Times New Roman" w:cs="Times New Roman"/>
          <w:sz w:val="30"/>
          <w:szCs w:val="30"/>
        </w:rPr>
        <w:t xml:space="preserve">словия договора об использовании </w:t>
      </w:r>
      <w:r w:rsidR="00024085" w:rsidRPr="00BF3B54">
        <w:rPr>
          <w:rFonts w:ascii="Times New Roman" w:hAnsi="Times New Roman" w:cs="Times New Roman"/>
          <w:sz w:val="30"/>
          <w:szCs w:val="30"/>
        </w:rPr>
        <w:t>цифровой платформы</w:t>
      </w:r>
      <w:r w:rsidR="00D17055" w:rsidRPr="00BF3B54">
        <w:rPr>
          <w:rFonts w:ascii="Times New Roman" w:hAnsi="Times New Roman" w:cs="Times New Roman"/>
          <w:sz w:val="30"/>
          <w:szCs w:val="30"/>
        </w:rPr>
        <w:t xml:space="preserve"> </w:t>
      </w:r>
      <w:r w:rsidRPr="00BF3B54">
        <w:rPr>
          <w:rFonts w:ascii="Times New Roman" w:hAnsi="Times New Roman" w:cs="Times New Roman"/>
          <w:sz w:val="30"/>
          <w:szCs w:val="30"/>
        </w:rPr>
        <w:t xml:space="preserve">с указанием того, что оператор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действует в интересах пользователей платформы, включая последствия р</w:t>
      </w:r>
      <w:r w:rsidR="00CF128A" w:rsidRPr="00BF3B54">
        <w:rPr>
          <w:rFonts w:ascii="Times New Roman" w:hAnsi="Times New Roman" w:cs="Times New Roman"/>
          <w:sz w:val="30"/>
          <w:szCs w:val="30"/>
        </w:rPr>
        <w:t>асторжения указанного договора;</w:t>
      </w:r>
    </w:p>
    <w:p w14:paraId="76A3A453" w14:textId="77777777" w:rsidR="007050E5" w:rsidRPr="00BF3B54" w:rsidRDefault="007050E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 </w:t>
      </w:r>
      <w:r w:rsidR="00CF128A" w:rsidRPr="00BF3B54">
        <w:rPr>
          <w:rFonts w:ascii="Times New Roman" w:hAnsi="Times New Roman" w:cs="Times New Roman"/>
          <w:sz w:val="30"/>
          <w:szCs w:val="30"/>
        </w:rPr>
        <w:t>п</w:t>
      </w:r>
      <w:r w:rsidRPr="00BF3B54">
        <w:rPr>
          <w:rFonts w:ascii="Times New Roman" w:hAnsi="Times New Roman" w:cs="Times New Roman"/>
          <w:sz w:val="30"/>
          <w:szCs w:val="30"/>
        </w:rPr>
        <w:t>равила обеспечения доступа к цифровой платформе (включая правила использования программно-технических средств, обеспечивающих доступ к цифровой платфо</w:t>
      </w:r>
      <w:r w:rsidR="00CF128A" w:rsidRPr="00BF3B54">
        <w:rPr>
          <w:rFonts w:ascii="Times New Roman" w:hAnsi="Times New Roman" w:cs="Times New Roman"/>
          <w:sz w:val="30"/>
          <w:szCs w:val="30"/>
        </w:rPr>
        <w:t>рме, в случае их использования);</w:t>
      </w:r>
    </w:p>
    <w:p w14:paraId="7EE3F823" w14:textId="77777777" w:rsidR="00376A80" w:rsidRPr="00BF3B54" w:rsidRDefault="00CF128A"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3) т</w:t>
      </w:r>
      <w:r w:rsidR="00376A80" w:rsidRPr="00BF3B54">
        <w:rPr>
          <w:rFonts w:ascii="Times New Roman" w:hAnsi="Times New Roman" w:cs="Times New Roman"/>
          <w:sz w:val="30"/>
          <w:szCs w:val="30"/>
        </w:rPr>
        <w:t xml:space="preserve">ребования к пользователям </w:t>
      </w:r>
      <w:r w:rsidR="00024085"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соблюдение которых необходимо для получения пользователями цифровой платформы доступа к цифровой платформе и несоблюдение которых является основанием для прекращения пользователям цифровой платфор</w:t>
      </w:r>
      <w:r w:rsidRPr="00BF3B54">
        <w:rPr>
          <w:rFonts w:ascii="Times New Roman" w:hAnsi="Times New Roman" w:cs="Times New Roman"/>
          <w:sz w:val="30"/>
          <w:szCs w:val="30"/>
        </w:rPr>
        <w:t>мы доступа к цифровой платформе;</w:t>
      </w:r>
    </w:p>
    <w:p w14:paraId="0AB35DD0"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bookmarkStart w:id="159" w:name="P5"/>
      <w:bookmarkStart w:id="160" w:name="P8"/>
      <w:bookmarkEnd w:id="159"/>
      <w:bookmarkEnd w:id="160"/>
      <w:r w:rsidRPr="00BF3B54">
        <w:rPr>
          <w:rFonts w:ascii="Times New Roman" w:hAnsi="Times New Roman" w:cs="Times New Roman"/>
          <w:sz w:val="30"/>
          <w:szCs w:val="30"/>
        </w:rPr>
        <w:t>11</w:t>
      </w:r>
      <w:r w:rsidR="00376A80" w:rsidRPr="00BF3B54">
        <w:rPr>
          <w:rFonts w:ascii="Times New Roman" w:hAnsi="Times New Roman" w:cs="Times New Roman"/>
          <w:sz w:val="30"/>
          <w:szCs w:val="30"/>
        </w:rPr>
        <w:t>) </w:t>
      </w:r>
      <w:r w:rsidR="00CF128A" w:rsidRPr="00BF3B54">
        <w:rPr>
          <w:rFonts w:ascii="Times New Roman" w:hAnsi="Times New Roman" w:cs="Times New Roman"/>
          <w:sz w:val="30"/>
          <w:szCs w:val="30"/>
        </w:rPr>
        <w:t>м</w:t>
      </w:r>
      <w:r w:rsidR="00376A80" w:rsidRPr="00BF3B54">
        <w:rPr>
          <w:rFonts w:ascii="Times New Roman" w:hAnsi="Times New Roman" w:cs="Times New Roman"/>
          <w:sz w:val="30"/>
          <w:szCs w:val="30"/>
        </w:rPr>
        <w:t xml:space="preserve">еры, принимаемые оператором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направленные на сохранность информации, предоставляющей доступ к адресам-идентификаторам для целе</w:t>
      </w:r>
      <w:r w:rsidR="00CF128A" w:rsidRPr="00BF3B54">
        <w:rPr>
          <w:rFonts w:ascii="Times New Roman" w:hAnsi="Times New Roman" w:cs="Times New Roman"/>
          <w:sz w:val="30"/>
          <w:szCs w:val="30"/>
        </w:rPr>
        <w:t>й распоряжения цифровой валютой;</w:t>
      </w:r>
    </w:p>
    <w:p w14:paraId="1E22BB39"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12</w:t>
      </w:r>
      <w:r w:rsidR="007050E5" w:rsidRPr="00BF3B54">
        <w:rPr>
          <w:rFonts w:ascii="Times New Roman" w:hAnsi="Times New Roman" w:cs="Times New Roman"/>
          <w:sz w:val="30"/>
          <w:szCs w:val="30"/>
        </w:rPr>
        <w:t>) </w:t>
      </w:r>
      <w:r w:rsidR="00CF128A" w:rsidRPr="00BF3B54">
        <w:rPr>
          <w:rFonts w:ascii="Times New Roman" w:hAnsi="Times New Roman" w:cs="Times New Roman"/>
          <w:sz w:val="30"/>
          <w:szCs w:val="30"/>
        </w:rPr>
        <w:t>м</w:t>
      </w:r>
      <w:r w:rsidR="00376A80" w:rsidRPr="00BF3B54">
        <w:rPr>
          <w:rFonts w:ascii="Times New Roman" w:hAnsi="Times New Roman" w:cs="Times New Roman"/>
          <w:sz w:val="30"/>
          <w:szCs w:val="30"/>
        </w:rPr>
        <w:t xml:space="preserve">еры, принимаемые оператором </w:t>
      </w:r>
      <w:r w:rsidR="00CF128A" w:rsidRPr="00BF3B54">
        <w:rPr>
          <w:rFonts w:ascii="Times New Roman" w:hAnsi="Times New Roman" w:cs="Times New Roman"/>
          <w:sz w:val="30"/>
          <w:szCs w:val="30"/>
        </w:rPr>
        <w:t>цифрово</w:t>
      </w:r>
      <w:r w:rsidR="00486DFD" w:rsidRPr="00BF3B54">
        <w:rPr>
          <w:rFonts w:ascii="Times New Roman" w:hAnsi="Times New Roman" w:cs="Times New Roman"/>
          <w:sz w:val="30"/>
          <w:szCs w:val="30"/>
        </w:rPr>
        <w:t>й платформы</w:t>
      </w:r>
      <w:r w:rsidR="00376A80" w:rsidRPr="00BF3B54">
        <w:rPr>
          <w:rFonts w:ascii="Times New Roman" w:hAnsi="Times New Roman" w:cs="Times New Roman"/>
          <w:sz w:val="30"/>
          <w:szCs w:val="30"/>
        </w:rPr>
        <w:t>, направленные на обеспечение конфиденциальности информации о сделках и операциях с цифровой валютой, совершаемых с использованием цифровой платформы, а также сведений о п</w:t>
      </w:r>
      <w:r w:rsidR="00CF128A" w:rsidRPr="00BF3B54">
        <w:rPr>
          <w:rFonts w:ascii="Times New Roman" w:hAnsi="Times New Roman" w:cs="Times New Roman"/>
          <w:sz w:val="30"/>
          <w:szCs w:val="30"/>
        </w:rPr>
        <w:t>ользователях цифровой платформы;</w:t>
      </w:r>
    </w:p>
    <w:p w14:paraId="35753833"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13) </w:t>
      </w:r>
      <w:r w:rsidR="00CF128A" w:rsidRPr="00BF3B54">
        <w:rPr>
          <w:rFonts w:ascii="Times New Roman" w:hAnsi="Times New Roman" w:cs="Times New Roman"/>
          <w:sz w:val="30"/>
          <w:szCs w:val="30"/>
        </w:rPr>
        <w:t xml:space="preserve"> п</w:t>
      </w:r>
      <w:r w:rsidR="00376A80" w:rsidRPr="00BF3B54">
        <w:rPr>
          <w:rFonts w:ascii="Times New Roman" w:hAnsi="Times New Roman" w:cs="Times New Roman"/>
          <w:sz w:val="30"/>
          <w:szCs w:val="30"/>
        </w:rPr>
        <w:t>орядок взаимодействия в рамках цифровой платформы, в том числе в спорных и чрезвычайных ситуациях, включая информирование о событиях, вызвавших операционные сбои</w:t>
      </w:r>
      <w:r w:rsidR="00CF128A" w:rsidRPr="00BF3B54">
        <w:rPr>
          <w:rFonts w:ascii="Times New Roman" w:hAnsi="Times New Roman" w:cs="Times New Roman"/>
          <w:sz w:val="30"/>
          <w:szCs w:val="30"/>
        </w:rPr>
        <w:t>, об их причинах и последствиях;</w:t>
      </w:r>
    </w:p>
    <w:p w14:paraId="6CF9C2BC"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14</w:t>
      </w:r>
      <w:r w:rsidR="00823DA4" w:rsidRPr="00BF3B54">
        <w:rPr>
          <w:rFonts w:ascii="Times New Roman" w:hAnsi="Times New Roman" w:cs="Times New Roman"/>
          <w:sz w:val="30"/>
          <w:szCs w:val="30"/>
        </w:rPr>
        <w:t>)</w:t>
      </w:r>
      <w:r w:rsidR="00CF128A" w:rsidRPr="00BF3B54">
        <w:rPr>
          <w:rFonts w:ascii="Times New Roman" w:hAnsi="Times New Roman" w:cs="Times New Roman"/>
          <w:sz w:val="30"/>
          <w:szCs w:val="30"/>
        </w:rPr>
        <w:t xml:space="preserve"> р</w:t>
      </w:r>
      <w:r w:rsidR="00376A80" w:rsidRPr="00BF3B54">
        <w:rPr>
          <w:rFonts w:ascii="Times New Roman" w:hAnsi="Times New Roman" w:cs="Times New Roman"/>
          <w:sz w:val="30"/>
          <w:szCs w:val="30"/>
        </w:rPr>
        <w:t xml:space="preserve">азмер вознаграждения оператора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или порядок его определения либо указание на отсутствие вознаграждения</w:t>
      </w:r>
      <w:r w:rsidR="00CF128A" w:rsidRPr="00BF3B54">
        <w:rPr>
          <w:rFonts w:ascii="Times New Roman" w:hAnsi="Times New Roman" w:cs="Times New Roman"/>
          <w:sz w:val="30"/>
          <w:szCs w:val="30"/>
        </w:rPr>
        <w:t>;</w:t>
      </w:r>
    </w:p>
    <w:p w14:paraId="44B087B4"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15</w:t>
      </w:r>
      <w:r w:rsidR="00823DA4" w:rsidRPr="00BF3B54">
        <w:rPr>
          <w:rFonts w:ascii="Times New Roman" w:hAnsi="Times New Roman" w:cs="Times New Roman"/>
          <w:sz w:val="30"/>
          <w:szCs w:val="30"/>
        </w:rPr>
        <w:t>)</w:t>
      </w:r>
      <w:r w:rsidR="00CF128A" w:rsidRPr="00BF3B54">
        <w:rPr>
          <w:rFonts w:ascii="Times New Roman" w:hAnsi="Times New Roman" w:cs="Times New Roman"/>
          <w:sz w:val="30"/>
          <w:szCs w:val="30"/>
        </w:rPr>
        <w:t xml:space="preserve"> п</w:t>
      </w:r>
      <w:r w:rsidR="00376A80" w:rsidRPr="00BF3B54">
        <w:rPr>
          <w:rFonts w:ascii="Times New Roman" w:hAnsi="Times New Roman" w:cs="Times New Roman"/>
          <w:sz w:val="30"/>
          <w:szCs w:val="30"/>
        </w:rPr>
        <w:t>орядок осуществления расчетов по сделкам, совершенным с ис</w:t>
      </w:r>
      <w:r w:rsidR="00CF128A" w:rsidRPr="00BF3B54">
        <w:rPr>
          <w:rFonts w:ascii="Times New Roman" w:hAnsi="Times New Roman" w:cs="Times New Roman"/>
          <w:sz w:val="30"/>
          <w:szCs w:val="30"/>
        </w:rPr>
        <w:t>пользованием цифровой платформы;</w:t>
      </w:r>
    </w:p>
    <w:p w14:paraId="4352E353" w14:textId="77777777" w:rsidR="00376A80" w:rsidRPr="00BF3B54" w:rsidRDefault="00823DA4"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w:t>
      </w:r>
      <w:r w:rsidR="00C42F1F" w:rsidRPr="00BF3B54">
        <w:rPr>
          <w:rFonts w:ascii="Times New Roman" w:hAnsi="Times New Roman" w:cs="Times New Roman"/>
          <w:sz w:val="30"/>
          <w:szCs w:val="30"/>
        </w:rPr>
        <w:t>6</w:t>
      </w:r>
      <w:r w:rsidRPr="00BF3B54">
        <w:rPr>
          <w:rFonts w:ascii="Times New Roman" w:hAnsi="Times New Roman" w:cs="Times New Roman"/>
          <w:sz w:val="30"/>
          <w:szCs w:val="30"/>
        </w:rPr>
        <w:t>)</w:t>
      </w:r>
      <w:r w:rsidR="00376A80" w:rsidRPr="00BF3B54">
        <w:rPr>
          <w:rFonts w:ascii="Times New Roman" w:hAnsi="Times New Roman" w:cs="Times New Roman"/>
          <w:sz w:val="30"/>
          <w:szCs w:val="30"/>
        </w:rPr>
        <w:t xml:space="preserve"> </w:t>
      </w:r>
      <w:r w:rsidR="00CF128A" w:rsidRPr="00BF3B54">
        <w:rPr>
          <w:rFonts w:ascii="Times New Roman" w:hAnsi="Times New Roman" w:cs="Times New Roman"/>
          <w:sz w:val="30"/>
          <w:szCs w:val="30"/>
        </w:rPr>
        <w:t>п</w:t>
      </w:r>
      <w:r w:rsidR="00376A80" w:rsidRPr="00BF3B54">
        <w:rPr>
          <w:rFonts w:ascii="Times New Roman" w:hAnsi="Times New Roman" w:cs="Times New Roman"/>
          <w:sz w:val="30"/>
          <w:szCs w:val="30"/>
        </w:rPr>
        <w:t>равила использования номинального счета в случае осуществления с использованием номинального счета расчетов по сделкам, совершенным с ис</w:t>
      </w:r>
      <w:r w:rsidR="00CF128A" w:rsidRPr="00BF3B54">
        <w:rPr>
          <w:rFonts w:ascii="Times New Roman" w:hAnsi="Times New Roman" w:cs="Times New Roman"/>
          <w:sz w:val="30"/>
          <w:szCs w:val="30"/>
        </w:rPr>
        <w:t>пользованием цифровой платформы;</w:t>
      </w:r>
      <w:r w:rsidR="00376A80" w:rsidRPr="00BF3B54">
        <w:rPr>
          <w:rFonts w:ascii="Times New Roman" w:hAnsi="Times New Roman" w:cs="Times New Roman"/>
          <w:sz w:val="30"/>
          <w:szCs w:val="30"/>
        </w:rPr>
        <w:t xml:space="preserve"> </w:t>
      </w:r>
    </w:p>
    <w:p w14:paraId="5DE7C64F" w14:textId="77777777" w:rsidR="00376A80" w:rsidRPr="00BF3B54" w:rsidRDefault="003604A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w:t>
      </w:r>
      <w:r w:rsidR="00C42F1F" w:rsidRPr="00BF3B54">
        <w:rPr>
          <w:rFonts w:ascii="Times New Roman" w:hAnsi="Times New Roman" w:cs="Times New Roman"/>
          <w:sz w:val="30"/>
          <w:szCs w:val="30"/>
        </w:rPr>
        <w:t>7</w:t>
      </w:r>
      <w:r w:rsidR="00823DA4" w:rsidRPr="00BF3B54">
        <w:rPr>
          <w:rFonts w:ascii="Times New Roman" w:hAnsi="Times New Roman" w:cs="Times New Roman"/>
          <w:sz w:val="30"/>
          <w:szCs w:val="30"/>
        </w:rPr>
        <w:t>)</w:t>
      </w:r>
      <w:r w:rsidR="00CF128A" w:rsidRPr="00BF3B54">
        <w:rPr>
          <w:rFonts w:ascii="Times New Roman" w:hAnsi="Times New Roman" w:cs="Times New Roman"/>
          <w:sz w:val="30"/>
          <w:szCs w:val="30"/>
        </w:rPr>
        <w:t xml:space="preserve"> п</w:t>
      </w:r>
      <w:r w:rsidR="00376A80" w:rsidRPr="00BF3B54">
        <w:rPr>
          <w:rFonts w:ascii="Times New Roman" w:hAnsi="Times New Roman" w:cs="Times New Roman"/>
          <w:sz w:val="30"/>
          <w:szCs w:val="30"/>
        </w:rPr>
        <w:t xml:space="preserve">орядок и сроки рассмотрения оператором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обращений п</w:t>
      </w:r>
      <w:r w:rsidR="00CF128A" w:rsidRPr="00BF3B54">
        <w:rPr>
          <w:rFonts w:ascii="Times New Roman" w:hAnsi="Times New Roman" w:cs="Times New Roman"/>
          <w:sz w:val="30"/>
          <w:szCs w:val="30"/>
        </w:rPr>
        <w:t>ользователей цифровой платформы;</w:t>
      </w:r>
    </w:p>
    <w:p w14:paraId="1FAFB8C4"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18</w:t>
      </w:r>
      <w:r w:rsidR="00823DA4" w:rsidRPr="00BF3B54">
        <w:rPr>
          <w:rFonts w:ascii="Times New Roman" w:hAnsi="Times New Roman" w:cs="Times New Roman"/>
          <w:sz w:val="30"/>
          <w:szCs w:val="30"/>
        </w:rPr>
        <w:t>)</w:t>
      </w:r>
      <w:r w:rsidR="00376A80" w:rsidRPr="00BF3B54">
        <w:rPr>
          <w:rFonts w:ascii="Times New Roman" w:hAnsi="Times New Roman" w:cs="Times New Roman"/>
          <w:sz w:val="30"/>
          <w:szCs w:val="30"/>
        </w:rPr>
        <w:t xml:space="preserve"> </w:t>
      </w:r>
      <w:r w:rsidR="00CF128A" w:rsidRPr="00BF3B54">
        <w:rPr>
          <w:rFonts w:ascii="Times New Roman" w:hAnsi="Times New Roman" w:cs="Times New Roman"/>
          <w:sz w:val="30"/>
          <w:szCs w:val="30"/>
        </w:rPr>
        <w:t>о</w:t>
      </w:r>
      <w:r w:rsidR="00376A80" w:rsidRPr="00BF3B54">
        <w:rPr>
          <w:rFonts w:ascii="Times New Roman" w:hAnsi="Times New Roman" w:cs="Times New Roman"/>
          <w:sz w:val="30"/>
          <w:szCs w:val="30"/>
        </w:rPr>
        <w:t>тветственность за несоблю</w:t>
      </w:r>
      <w:r w:rsidR="00CF128A" w:rsidRPr="00BF3B54">
        <w:rPr>
          <w:rFonts w:ascii="Times New Roman" w:hAnsi="Times New Roman" w:cs="Times New Roman"/>
          <w:sz w:val="30"/>
          <w:szCs w:val="30"/>
        </w:rPr>
        <w:t>дение правил цифровой платформы;</w:t>
      </w:r>
    </w:p>
    <w:p w14:paraId="334FF88B"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19</w:t>
      </w:r>
      <w:r w:rsidR="00823DA4" w:rsidRPr="00BF3B54">
        <w:rPr>
          <w:rFonts w:ascii="Times New Roman" w:hAnsi="Times New Roman" w:cs="Times New Roman"/>
          <w:sz w:val="30"/>
          <w:szCs w:val="30"/>
        </w:rPr>
        <w:t>)</w:t>
      </w:r>
      <w:r w:rsidR="00CF128A" w:rsidRPr="00BF3B54">
        <w:rPr>
          <w:rFonts w:ascii="Times New Roman" w:hAnsi="Times New Roman" w:cs="Times New Roman"/>
          <w:sz w:val="30"/>
          <w:szCs w:val="30"/>
        </w:rPr>
        <w:t xml:space="preserve"> к</w:t>
      </w:r>
      <w:r w:rsidR="00376A80" w:rsidRPr="00BF3B54">
        <w:rPr>
          <w:rFonts w:ascii="Times New Roman" w:hAnsi="Times New Roman" w:cs="Times New Roman"/>
          <w:sz w:val="30"/>
          <w:szCs w:val="30"/>
        </w:rPr>
        <w:t xml:space="preserve">ритерии прекращения статуса пользователя цифровой платформы, а также по усмотрению оператора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 критерии приостановления статуса </w:t>
      </w:r>
      <w:r w:rsidR="00CF128A" w:rsidRPr="00BF3B54">
        <w:rPr>
          <w:rFonts w:ascii="Times New Roman" w:hAnsi="Times New Roman" w:cs="Times New Roman"/>
          <w:sz w:val="30"/>
          <w:szCs w:val="30"/>
        </w:rPr>
        <w:t>пользователя цифровой платформы;</w:t>
      </w:r>
    </w:p>
    <w:p w14:paraId="1DFEAEF6"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20</w:t>
      </w:r>
      <w:r w:rsidR="00823DA4" w:rsidRPr="00BF3B54">
        <w:rPr>
          <w:rFonts w:ascii="Times New Roman" w:hAnsi="Times New Roman" w:cs="Times New Roman"/>
          <w:sz w:val="30"/>
          <w:szCs w:val="30"/>
        </w:rPr>
        <w:t>)</w:t>
      </w:r>
      <w:r w:rsidR="00376A80" w:rsidRPr="00BF3B54">
        <w:rPr>
          <w:rFonts w:ascii="Times New Roman" w:hAnsi="Times New Roman" w:cs="Times New Roman"/>
          <w:sz w:val="30"/>
          <w:szCs w:val="30"/>
        </w:rPr>
        <w:t xml:space="preserve"> </w:t>
      </w:r>
      <w:r w:rsidR="00CF128A" w:rsidRPr="00BF3B54">
        <w:rPr>
          <w:rFonts w:ascii="Times New Roman" w:hAnsi="Times New Roman" w:cs="Times New Roman"/>
          <w:sz w:val="30"/>
          <w:szCs w:val="30"/>
        </w:rPr>
        <w:t>п</w:t>
      </w:r>
      <w:r w:rsidR="00376A80" w:rsidRPr="00BF3B54">
        <w:rPr>
          <w:rFonts w:ascii="Times New Roman" w:hAnsi="Times New Roman" w:cs="Times New Roman"/>
          <w:sz w:val="30"/>
          <w:szCs w:val="30"/>
        </w:rPr>
        <w:t xml:space="preserve">оследствия прекращения статуса </w:t>
      </w:r>
      <w:r w:rsidR="00CF128A" w:rsidRPr="00BF3B54">
        <w:rPr>
          <w:rFonts w:ascii="Times New Roman" w:hAnsi="Times New Roman" w:cs="Times New Roman"/>
          <w:sz w:val="30"/>
          <w:szCs w:val="30"/>
        </w:rPr>
        <w:t>пользователя цифровой платформы;</w:t>
      </w:r>
    </w:p>
    <w:p w14:paraId="4E8ACB43"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21</w:t>
      </w:r>
      <w:r w:rsidR="00823DA4" w:rsidRPr="00BF3B54">
        <w:rPr>
          <w:rFonts w:ascii="Times New Roman" w:hAnsi="Times New Roman" w:cs="Times New Roman"/>
          <w:sz w:val="30"/>
          <w:szCs w:val="30"/>
        </w:rPr>
        <w:t>)</w:t>
      </w:r>
      <w:r w:rsidR="00CF128A" w:rsidRPr="00BF3B54">
        <w:rPr>
          <w:rFonts w:ascii="Times New Roman" w:hAnsi="Times New Roman" w:cs="Times New Roman"/>
          <w:sz w:val="30"/>
          <w:szCs w:val="30"/>
        </w:rPr>
        <w:t> п</w:t>
      </w:r>
      <w:r w:rsidR="00376A80" w:rsidRPr="00BF3B54">
        <w:rPr>
          <w:rFonts w:ascii="Times New Roman" w:hAnsi="Times New Roman" w:cs="Times New Roman"/>
          <w:sz w:val="30"/>
          <w:szCs w:val="30"/>
        </w:rPr>
        <w:t xml:space="preserve">орядок взаимодействия оператора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с другими операторами </w:t>
      </w:r>
      <w:r w:rsidR="00486DFD" w:rsidRPr="00BF3B54">
        <w:rPr>
          <w:rFonts w:ascii="Times New Roman" w:hAnsi="Times New Roman" w:cs="Times New Roman"/>
          <w:sz w:val="30"/>
          <w:szCs w:val="30"/>
        </w:rPr>
        <w:t xml:space="preserve">цифровой платформы </w:t>
      </w:r>
      <w:r w:rsidR="00376A80" w:rsidRPr="00BF3B54">
        <w:rPr>
          <w:rFonts w:ascii="Times New Roman" w:hAnsi="Times New Roman" w:cs="Times New Roman"/>
          <w:sz w:val="30"/>
          <w:szCs w:val="30"/>
        </w:rPr>
        <w:t xml:space="preserve">в случае его реорганизации, ликвидации, банкротства или аннулирования (отзыва) лицензии на осуществление деятельности оператора </w:t>
      </w:r>
      <w:r w:rsidR="00486DFD" w:rsidRPr="00BF3B54">
        <w:rPr>
          <w:rFonts w:ascii="Times New Roman" w:hAnsi="Times New Roman" w:cs="Times New Roman"/>
          <w:sz w:val="30"/>
          <w:szCs w:val="30"/>
        </w:rPr>
        <w:t>цифровой платформы</w:t>
      </w:r>
      <w:r w:rsidR="00CF128A" w:rsidRPr="00BF3B54">
        <w:rPr>
          <w:rFonts w:ascii="Times New Roman" w:hAnsi="Times New Roman" w:cs="Times New Roman"/>
          <w:sz w:val="30"/>
          <w:szCs w:val="30"/>
        </w:rPr>
        <w:t>;</w:t>
      </w:r>
    </w:p>
    <w:p w14:paraId="3DA4B683"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22</w:t>
      </w:r>
      <w:r w:rsidR="00823DA4" w:rsidRPr="00BF3B54">
        <w:rPr>
          <w:rFonts w:ascii="Times New Roman" w:hAnsi="Times New Roman" w:cs="Times New Roman"/>
          <w:sz w:val="30"/>
          <w:szCs w:val="30"/>
        </w:rPr>
        <w:t>)</w:t>
      </w:r>
      <w:r w:rsidR="00376A80" w:rsidRPr="00BF3B54">
        <w:rPr>
          <w:rFonts w:ascii="Times New Roman" w:hAnsi="Times New Roman" w:cs="Times New Roman"/>
          <w:sz w:val="30"/>
          <w:szCs w:val="30"/>
        </w:rPr>
        <w:t xml:space="preserve"> </w:t>
      </w:r>
      <w:r w:rsidR="00CF128A" w:rsidRPr="00BF3B54">
        <w:rPr>
          <w:rFonts w:ascii="Times New Roman" w:hAnsi="Times New Roman" w:cs="Times New Roman"/>
          <w:sz w:val="30"/>
          <w:szCs w:val="30"/>
        </w:rPr>
        <w:t>п</w:t>
      </w:r>
      <w:r w:rsidR="00376A80" w:rsidRPr="00BF3B54">
        <w:rPr>
          <w:rFonts w:ascii="Times New Roman" w:hAnsi="Times New Roman" w:cs="Times New Roman"/>
          <w:sz w:val="30"/>
          <w:szCs w:val="30"/>
        </w:rPr>
        <w:t xml:space="preserve">орядок исполнения обязательств оператором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перед пользователями цифровой платформы в случае его реорганизации, ликвидации, банкротства или аннулирования (отзыва) лицензии на осуществление деятельности оператора </w:t>
      </w:r>
      <w:r w:rsidR="00486DFD" w:rsidRPr="00BF3B54">
        <w:rPr>
          <w:rFonts w:ascii="Times New Roman" w:hAnsi="Times New Roman" w:cs="Times New Roman"/>
          <w:sz w:val="30"/>
          <w:szCs w:val="30"/>
        </w:rPr>
        <w:t>цифровой платформы</w:t>
      </w:r>
      <w:r w:rsidR="00CF128A" w:rsidRPr="00BF3B54">
        <w:rPr>
          <w:rFonts w:ascii="Times New Roman" w:hAnsi="Times New Roman" w:cs="Times New Roman"/>
          <w:sz w:val="30"/>
          <w:szCs w:val="30"/>
        </w:rPr>
        <w:t>;</w:t>
      </w:r>
    </w:p>
    <w:p w14:paraId="72FA8C04" w14:textId="77777777" w:rsidR="00376A80" w:rsidRPr="00BF3B54" w:rsidRDefault="00C42F1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23</w:t>
      </w:r>
      <w:r w:rsidR="00823DA4" w:rsidRPr="00BF3B54">
        <w:rPr>
          <w:rFonts w:ascii="Times New Roman" w:hAnsi="Times New Roman" w:cs="Times New Roman"/>
          <w:sz w:val="30"/>
          <w:szCs w:val="30"/>
        </w:rPr>
        <w:t>)</w:t>
      </w:r>
      <w:r w:rsidR="00376A80" w:rsidRPr="00BF3B54">
        <w:rPr>
          <w:rFonts w:ascii="Times New Roman" w:hAnsi="Times New Roman" w:cs="Times New Roman"/>
          <w:sz w:val="30"/>
          <w:szCs w:val="30"/>
        </w:rPr>
        <w:t xml:space="preserve"> </w:t>
      </w:r>
      <w:r w:rsidR="00CF128A" w:rsidRPr="00BF3B54">
        <w:rPr>
          <w:rFonts w:ascii="Times New Roman" w:hAnsi="Times New Roman" w:cs="Times New Roman"/>
          <w:sz w:val="30"/>
          <w:szCs w:val="30"/>
        </w:rPr>
        <w:t>п</w:t>
      </w:r>
      <w:r w:rsidR="00376A80" w:rsidRPr="00BF3B54">
        <w:rPr>
          <w:rFonts w:ascii="Times New Roman" w:hAnsi="Times New Roman" w:cs="Times New Roman"/>
          <w:sz w:val="30"/>
          <w:szCs w:val="30"/>
        </w:rPr>
        <w:t>орядок внесения изменений в правила цифровой пл</w:t>
      </w:r>
      <w:r w:rsidR="00CF128A" w:rsidRPr="00BF3B54">
        <w:rPr>
          <w:rFonts w:ascii="Times New Roman" w:hAnsi="Times New Roman" w:cs="Times New Roman"/>
          <w:sz w:val="30"/>
          <w:szCs w:val="30"/>
        </w:rPr>
        <w:t>атформы и вступления их в силу;</w:t>
      </w:r>
    </w:p>
    <w:p w14:paraId="10DA59C9" w14:textId="77777777" w:rsidR="00376A80" w:rsidRPr="00BF3B54" w:rsidRDefault="008564B3"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w:t>
      </w:r>
      <w:r w:rsidR="009A41DC" w:rsidRPr="00BF3B54">
        <w:rPr>
          <w:rFonts w:ascii="Times New Roman" w:hAnsi="Times New Roman" w:cs="Times New Roman"/>
          <w:sz w:val="30"/>
          <w:szCs w:val="30"/>
        </w:rPr>
        <w:t>4</w:t>
      </w:r>
      <w:r w:rsidR="00FD0F2D" w:rsidRPr="00BF3B54">
        <w:rPr>
          <w:rFonts w:ascii="Times New Roman" w:hAnsi="Times New Roman" w:cs="Times New Roman"/>
          <w:sz w:val="30"/>
          <w:szCs w:val="30"/>
        </w:rPr>
        <w:t>)</w:t>
      </w:r>
      <w:r w:rsidR="00CF128A" w:rsidRPr="00BF3B54">
        <w:rPr>
          <w:rFonts w:ascii="Times New Roman" w:hAnsi="Times New Roman" w:cs="Times New Roman"/>
          <w:sz w:val="30"/>
          <w:szCs w:val="30"/>
        </w:rPr>
        <w:t xml:space="preserve"> п</w:t>
      </w:r>
      <w:r w:rsidR="00376A80" w:rsidRPr="00BF3B54">
        <w:rPr>
          <w:rFonts w:ascii="Times New Roman" w:hAnsi="Times New Roman" w:cs="Times New Roman"/>
          <w:sz w:val="30"/>
          <w:szCs w:val="30"/>
        </w:rPr>
        <w:t xml:space="preserve">орядок учета и хранения информации о </w:t>
      </w:r>
      <w:r w:rsidR="001A43C2" w:rsidRPr="00BF3B54">
        <w:rPr>
          <w:rFonts w:ascii="Times New Roman" w:hAnsi="Times New Roman" w:cs="Times New Roman"/>
          <w:sz w:val="30"/>
          <w:szCs w:val="30"/>
        </w:rPr>
        <w:t xml:space="preserve">пользователях цифровой платформы, о </w:t>
      </w:r>
      <w:r w:rsidR="00376A80" w:rsidRPr="00BF3B54">
        <w:rPr>
          <w:rFonts w:ascii="Times New Roman" w:hAnsi="Times New Roman" w:cs="Times New Roman"/>
          <w:sz w:val="30"/>
          <w:szCs w:val="30"/>
        </w:rPr>
        <w:t xml:space="preserve">совершенных сделках и операциях с </w:t>
      </w:r>
      <w:r w:rsidR="00EC4C6D" w:rsidRPr="00BF3B54">
        <w:rPr>
          <w:rFonts w:ascii="Times New Roman" w:hAnsi="Times New Roman" w:cs="Times New Roman"/>
          <w:sz w:val="30"/>
          <w:szCs w:val="30"/>
        </w:rPr>
        <w:t>крипто</w:t>
      </w:r>
      <w:r w:rsidR="00CF128A" w:rsidRPr="00BF3B54">
        <w:rPr>
          <w:rFonts w:ascii="Times New Roman" w:hAnsi="Times New Roman" w:cs="Times New Roman"/>
          <w:sz w:val="30"/>
          <w:szCs w:val="30"/>
        </w:rPr>
        <w:t>активами;</w:t>
      </w:r>
    </w:p>
    <w:p w14:paraId="23B32FE4" w14:textId="77777777" w:rsidR="00376A80" w:rsidRPr="00BF3B54" w:rsidRDefault="009A41DC"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26</w:t>
      </w:r>
      <w:r w:rsidR="007B76BD" w:rsidRPr="00BF3B54">
        <w:rPr>
          <w:rFonts w:ascii="Times New Roman" w:hAnsi="Times New Roman" w:cs="Times New Roman"/>
          <w:sz w:val="30"/>
          <w:szCs w:val="30"/>
        </w:rPr>
        <w:t>)</w:t>
      </w:r>
      <w:r w:rsidR="00CF128A" w:rsidRPr="00BF3B54">
        <w:rPr>
          <w:rFonts w:ascii="Times New Roman" w:hAnsi="Times New Roman" w:cs="Times New Roman"/>
          <w:sz w:val="30"/>
          <w:szCs w:val="30"/>
        </w:rPr>
        <w:t xml:space="preserve"> и</w:t>
      </w:r>
      <w:r w:rsidR="00376A80" w:rsidRPr="00BF3B54">
        <w:rPr>
          <w:rFonts w:ascii="Times New Roman" w:hAnsi="Times New Roman" w:cs="Times New Roman"/>
          <w:sz w:val="30"/>
          <w:szCs w:val="30"/>
        </w:rPr>
        <w:t>ные положения, предусмотренные федеральными законами.</w:t>
      </w:r>
    </w:p>
    <w:p w14:paraId="2C40F653"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Банк России вправе установить дополнительные к предусмотренным частью 2 настоящей статьи требования к содержанию правил обмена цифровых финансовых активов.</w:t>
      </w:r>
    </w:p>
    <w:p w14:paraId="5336A658" w14:textId="77777777" w:rsidR="00376A80" w:rsidRPr="00BF3B54" w:rsidRDefault="003348CE"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4</w:t>
      </w:r>
      <w:r w:rsidR="00376A80" w:rsidRPr="00BF3B54">
        <w:rPr>
          <w:rFonts w:ascii="Times New Roman" w:hAnsi="Times New Roman" w:cs="Times New Roman"/>
          <w:sz w:val="30"/>
          <w:szCs w:val="30"/>
        </w:rPr>
        <w:t xml:space="preserve">. Банк России принимает решение о согласовании изменений, вносимых в правила цифровой платформы, или об отказе в их согласовании </w:t>
      </w:r>
      <w:r w:rsidR="00376A80" w:rsidRPr="00BF3B54">
        <w:rPr>
          <w:rFonts w:ascii="Times New Roman" w:hAnsi="Times New Roman" w:cs="Times New Roman"/>
          <w:sz w:val="30"/>
          <w:szCs w:val="30"/>
        </w:rPr>
        <w:br/>
        <w:t xml:space="preserve">на основании заявления оператора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о согласовании изменений, вносимых в правила цифровой платформы, а также прилагаемых к нему изменений, вносимых в правила цифровой платформы, в виде новой редакции и мотивированного обоснования вносимых изменений в течение 20 рабочих дней со дня, следующего за днем получения указанного заявления. </w:t>
      </w:r>
    </w:p>
    <w:p w14:paraId="72984FCA" w14:textId="77777777" w:rsidR="00376A80" w:rsidRPr="00BF3B54" w:rsidRDefault="003348CE"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5</w:t>
      </w:r>
      <w:r w:rsidR="00376A80" w:rsidRPr="00BF3B54">
        <w:rPr>
          <w:rFonts w:ascii="Times New Roman" w:hAnsi="Times New Roman" w:cs="Times New Roman"/>
          <w:sz w:val="30"/>
          <w:szCs w:val="30"/>
        </w:rPr>
        <w:t xml:space="preserve">. Основаниями для принятия Банком России решения об отказе </w:t>
      </w:r>
      <w:r w:rsidR="00376A80" w:rsidRPr="00BF3B54">
        <w:rPr>
          <w:rFonts w:ascii="Times New Roman" w:hAnsi="Times New Roman" w:cs="Times New Roman"/>
          <w:sz w:val="30"/>
          <w:szCs w:val="30"/>
        </w:rPr>
        <w:br/>
        <w:t xml:space="preserve">в согласовании утвержденных уполномоченным органом оператора </w:t>
      </w:r>
      <w:r w:rsidR="00486DFD" w:rsidRPr="00BF3B54">
        <w:rPr>
          <w:rFonts w:ascii="Times New Roman" w:hAnsi="Times New Roman" w:cs="Times New Roman"/>
          <w:sz w:val="30"/>
          <w:szCs w:val="30"/>
        </w:rPr>
        <w:t xml:space="preserve">цифровой платформы </w:t>
      </w:r>
      <w:r w:rsidR="00376A80" w:rsidRPr="00BF3B54">
        <w:rPr>
          <w:rFonts w:ascii="Times New Roman" w:hAnsi="Times New Roman" w:cs="Times New Roman"/>
          <w:sz w:val="30"/>
          <w:szCs w:val="30"/>
        </w:rPr>
        <w:t>изменений, вносимых в правила цифровой платформы, являются:</w:t>
      </w:r>
    </w:p>
    <w:p w14:paraId="5839DFB5"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 в случае несоответствия правил оператора </w:t>
      </w:r>
      <w:r w:rsidR="00486DF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требованиям федеральных законов и принятых в соответствии с ними нормативных актов Банка России;</w:t>
      </w:r>
    </w:p>
    <w:p w14:paraId="3F480F2D"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2) в случае несоответствия оператора </w:t>
      </w:r>
      <w:r w:rsidR="00486DF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требованиям, установленным Банком России в соответствии с частью 11 статьи 10 настоящего Федерального закона;</w:t>
      </w:r>
    </w:p>
    <w:p w14:paraId="4A7B04D1"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в случае, если в представленных в Банк России документах, предусмотренных частью 4 настоящей статьи, содержится неполная и (или) недостоверная информация.</w:t>
      </w:r>
    </w:p>
    <w:p w14:paraId="6C74AD1A" w14:textId="77777777" w:rsidR="00376A80" w:rsidRPr="00BF3B54" w:rsidRDefault="003348CE" w:rsidP="00C81440">
      <w:pPr>
        <w:tabs>
          <w:tab w:val="left" w:pos="142"/>
        </w:tabs>
        <w:spacing w:after="0" w:line="276" w:lineRule="auto"/>
        <w:ind w:firstLine="709"/>
        <w:jc w:val="both"/>
        <w:rPr>
          <w:rFonts w:ascii="Times New Roman" w:hAnsi="Times New Roman"/>
          <w:sz w:val="30"/>
          <w:szCs w:val="30"/>
        </w:rPr>
      </w:pPr>
      <w:r w:rsidRPr="00BF3B54">
        <w:rPr>
          <w:rFonts w:ascii="Times New Roman" w:hAnsi="Times New Roman" w:cs="Times New Roman"/>
          <w:sz w:val="30"/>
          <w:szCs w:val="30"/>
        </w:rPr>
        <w:t>6</w:t>
      </w:r>
      <w:r w:rsidR="00376A80" w:rsidRPr="00BF3B54">
        <w:rPr>
          <w:rFonts w:ascii="Times New Roman" w:hAnsi="Times New Roman" w:cs="Times New Roman"/>
          <w:sz w:val="30"/>
          <w:szCs w:val="30"/>
        </w:rPr>
        <w:t xml:space="preserve">. Банк России по итогам рассмотрения изменений, вносимых </w:t>
      </w:r>
      <w:r w:rsidR="00376A80" w:rsidRPr="00BF3B54">
        <w:rPr>
          <w:rFonts w:ascii="Times New Roman" w:hAnsi="Times New Roman" w:cs="Times New Roman"/>
          <w:sz w:val="30"/>
          <w:szCs w:val="30"/>
        </w:rPr>
        <w:br/>
        <w:t xml:space="preserve">в правила цифровой платформы, направляет </w:t>
      </w:r>
      <w:r w:rsidR="007B76BD" w:rsidRPr="00BF3B54">
        <w:rPr>
          <w:rFonts w:ascii="Times New Roman" w:hAnsi="Times New Roman" w:cs="Times New Roman"/>
          <w:sz w:val="30"/>
          <w:szCs w:val="30"/>
        </w:rPr>
        <w:t>оператору</w:t>
      </w:r>
      <w:r w:rsidR="00376A80" w:rsidRPr="00BF3B54">
        <w:rPr>
          <w:rFonts w:ascii="Times New Roman" w:hAnsi="Times New Roman" w:cs="Times New Roman"/>
          <w:sz w:val="30"/>
          <w:szCs w:val="30"/>
        </w:rPr>
        <w:t xml:space="preserve"> </w:t>
      </w:r>
      <w:r w:rsidR="00486DFD" w:rsidRPr="00BF3B54">
        <w:rPr>
          <w:rFonts w:ascii="Times New Roman" w:hAnsi="Times New Roman" w:cs="Times New Roman"/>
          <w:sz w:val="30"/>
          <w:szCs w:val="30"/>
        </w:rPr>
        <w:t xml:space="preserve">цифровой </w:t>
      </w:r>
      <w:r w:rsidR="00486DFD" w:rsidRPr="00BF3B54">
        <w:rPr>
          <w:rFonts w:ascii="Times New Roman" w:hAnsi="Times New Roman" w:cs="Times New Roman"/>
          <w:sz w:val="30"/>
          <w:szCs w:val="30"/>
        </w:rPr>
        <w:lastRenderedPageBreak/>
        <w:t>платформы</w:t>
      </w:r>
      <w:r w:rsidR="00376A80" w:rsidRPr="00BF3B54">
        <w:rPr>
          <w:rFonts w:ascii="Times New Roman" w:hAnsi="Times New Roman" w:cs="Times New Roman"/>
          <w:sz w:val="30"/>
          <w:szCs w:val="30"/>
        </w:rPr>
        <w:t xml:space="preserve"> уведомление о согласовании или об отказе в согласовании изменений, вносимых в правила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sz w:val="30"/>
          <w:szCs w:val="30"/>
        </w:rPr>
        <w:t>.</w:t>
      </w:r>
    </w:p>
    <w:p w14:paraId="53219CDB" w14:textId="77777777" w:rsidR="00C37DCB" w:rsidRPr="00BF3B54" w:rsidRDefault="00C37DCB" w:rsidP="00C81440">
      <w:pPr>
        <w:tabs>
          <w:tab w:val="left" w:pos="142"/>
        </w:tabs>
        <w:spacing w:before="240" w:after="0" w:line="276" w:lineRule="auto"/>
        <w:ind w:firstLine="709"/>
        <w:jc w:val="both"/>
        <w:rPr>
          <w:rFonts w:ascii="Times New Roman" w:hAnsi="Times New Roman" w:cs="Times New Roman"/>
          <w:b/>
          <w:sz w:val="30"/>
          <w:szCs w:val="30"/>
        </w:rPr>
      </w:pPr>
      <w:r w:rsidRPr="00BF3B54">
        <w:rPr>
          <w:rFonts w:ascii="Times New Roman" w:hAnsi="Times New Roman" w:cs="Times New Roman"/>
          <w:b/>
          <w:sz w:val="30"/>
          <w:szCs w:val="30"/>
        </w:rPr>
        <w:t>Статья 23. Совершение оператором цифровой платформы сделок, направленных на размещение цифровых прав</w:t>
      </w:r>
    </w:p>
    <w:p w14:paraId="4B8B524D" w14:textId="77777777" w:rsidR="00C37DCB" w:rsidRPr="00BF3B54" w:rsidRDefault="00C37DCB" w:rsidP="00C81440">
      <w:pPr>
        <w:pStyle w:val="ad"/>
        <w:numPr>
          <w:ilvl w:val="0"/>
          <w:numId w:val="21"/>
        </w:numPr>
        <w:tabs>
          <w:tab w:val="left" w:pos="142"/>
        </w:tabs>
        <w:rPr>
          <w:sz w:val="30"/>
          <w:szCs w:val="30"/>
        </w:rPr>
      </w:pPr>
      <w:r w:rsidRPr="00BF3B54">
        <w:rPr>
          <w:sz w:val="30"/>
          <w:szCs w:val="30"/>
        </w:rPr>
        <w:t>Оператор цифровой платформы вправе:</w:t>
      </w:r>
    </w:p>
    <w:p w14:paraId="3AE13E85"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 организовывать сделки, направленные на размещение цифровых прав, совершаемых в процессе торгов </w:t>
      </w:r>
      <w:r w:rsidR="00EC4C6D" w:rsidRPr="00BF3B54">
        <w:rPr>
          <w:rFonts w:ascii="Times New Roman" w:hAnsi="Times New Roman" w:cs="Times New Roman"/>
          <w:sz w:val="30"/>
          <w:szCs w:val="30"/>
        </w:rPr>
        <w:t>крипто</w:t>
      </w:r>
      <w:r w:rsidRPr="00BF3B54">
        <w:rPr>
          <w:rFonts w:ascii="Times New Roman" w:hAnsi="Times New Roman" w:cs="Times New Roman"/>
          <w:sz w:val="30"/>
          <w:szCs w:val="30"/>
        </w:rPr>
        <w:t>активами</w:t>
      </w:r>
      <w:r w:rsidR="002F5CB7" w:rsidRPr="00BF3B54">
        <w:rPr>
          <w:rFonts w:ascii="Times New Roman" w:hAnsi="Times New Roman" w:cs="Times New Roman"/>
          <w:sz w:val="30"/>
          <w:szCs w:val="30"/>
        </w:rPr>
        <w:t xml:space="preserve"> (далее – торги)</w:t>
      </w:r>
      <w:r w:rsidRPr="00BF3B54">
        <w:rPr>
          <w:rFonts w:ascii="Times New Roman" w:hAnsi="Times New Roman" w:cs="Times New Roman"/>
          <w:sz w:val="30"/>
          <w:szCs w:val="30"/>
        </w:rPr>
        <w:t>, в соответствии с главой 3 настоящего закона и внутренними документами оператора цифровой платформы;</w:t>
      </w:r>
    </w:p>
    <w:p w14:paraId="6E285964"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sz w:val="30"/>
          <w:szCs w:val="30"/>
        </w:rPr>
        <w:t>2) совершать сделки</w:t>
      </w:r>
      <w:r w:rsidRPr="00BF3B54">
        <w:rPr>
          <w:rFonts w:ascii="Times New Roman" w:hAnsi="Times New Roman" w:cs="Times New Roman"/>
          <w:sz w:val="30"/>
          <w:szCs w:val="30"/>
        </w:rPr>
        <w:t>, направленные на размещение цифровых прав, при которых оператор цифровой платформы выступает первым владельцем цифровых прав или приобретает размещаемые цифровые права, в интересах клиентов в процессе торгов цифровыми правам;</w:t>
      </w:r>
    </w:p>
    <w:p w14:paraId="1CFA52CF"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совершать сделки, направленные на размещение цифровых прав, при которых оператор цифровой платформы реализует размещаемые цифровые права в интересах оператора размещения, либо эмитента, которому оператор размещения оказал услуги по размещению цифровых прав и (или).</w:t>
      </w:r>
    </w:p>
    <w:p w14:paraId="4A477DE1"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 Сделки, указанные в абзаце втором части первой пункта 1 настоящей статьи, могут организовываться оператором цифровой платформы, а сделки, указанные в абзаце третьем части первой настоящего пункта, совершаемые в процессе торгов цифровыми правами, - совершаться оператором цифровой платформы только при условии, что в соответствии с настоящим законом, внутренними документами оператора цифровой платформы:</w:t>
      </w:r>
    </w:p>
    <w:p w14:paraId="33B500CC"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 оператор размещения либо эмитент, создающий и размещающий собственные криптоактивы, получил статус участника торгов цифровыми правами (допуск к торгам </w:t>
      </w:r>
      <w:proofErr w:type="spellStart"/>
      <w:r w:rsidR="00EC4C6D" w:rsidRPr="00BF3B54">
        <w:rPr>
          <w:rFonts w:ascii="Times New Roman" w:hAnsi="Times New Roman" w:cs="Times New Roman"/>
          <w:sz w:val="30"/>
          <w:szCs w:val="30"/>
        </w:rPr>
        <w:t>крипто</w:t>
      </w:r>
      <w:r w:rsidRPr="00BF3B54">
        <w:rPr>
          <w:rFonts w:ascii="Times New Roman" w:hAnsi="Times New Roman" w:cs="Times New Roman"/>
          <w:sz w:val="30"/>
          <w:szCs w:val="30"/>
        </w:rPr>
        <w:t>активам</w:t>
      </w:r>
      <w:proofErr w:type="spellEnd"/>
      <w:r w:rsidRPr="00BF3B54">
        <w:rPr>
          <w:rFonts w:ascii="Times New Roman" w:hAnsi="Times New Roman" w:cs="Times New Roman"/>
          <w:sz w:val="30"/>
          <w:szCs w:val="30"/>
        </w:rPr>
        <w:t>);</w:t>
      </w:r>
    </w:p>
    <w:p w14:paraId="41EC66B4"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 оператор размещения либо эмитент цифровых прав, создающий и размещающий собственные криптоактивы, получил доступ к информационной системе оператора цифровой платформы;</w:t>
      </w:r>
    </w:p>
    <w:p w14:paraId="252CE401"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размещаемые криптоактивы допущены к торгам криптоактивами.</w:t>
      </w:r>
    </w:p>
    <w:p w14:paraId="4633C152"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 Сделки, предусмотренные в абзаце четвертом части первой настоящего пункта, должны совершаться оператором цифровой платформы на основании:</w:t>
      </w:r>
    </w:p>
    <w:p w14:paraId="4A8C4127"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1) договора поручения (передоверия исполнения поручения), договора комиссии (</w:t>
      </w:r>
      <w:proofErr w:type="spellStart"/>
      <w:r w:rsidRPr="00BF3B54">
        <w:rPr>
          <w:rFonts w:ascii="Times New Roman" w:hAnsi="Times New Roman" w:cs="Times New Roman"/>
          <w:sz w:val="30"/>
          <w:szCs w:val="30"/>
        </w:rPr>
        <w:t>субкомиссии</w:t>
      </w:r>
      <w:proofErr w:type="spellEnd"/>
      <w:r w:rsidRPr="00BF3B54">
        <w:rPr>
          <w:rFonts w:ascii="Times New Roman" w:hAnsi="Times New Roman" w:cs="Times New Roman"/>
          <w:sz w:val="30"/>
          <w:szCs w:val="30"/>
        </w:rPr>
        <w:t>), иного договора, содержащего элементы этих договоров, заключенного между оператором цифровой платформы и оператором размещения;</w:t>
      </w:r>
    </w:p>
    <w:p w14:paraId="01AC5142"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 договора поручения, договора комиссии, иного договора, содержащего элементы этих договоров, заключенного между оператором цифровой платформы и эмитентом;</w:t>
      </w:r>
    </w:p>
    <w:p w14:paraId="4AB60D85"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договора поручения, договора комиссии, иного договора, содержащего элементы этих договоров, заключенного между оператором цифровой платформы и эмитентом.</w:t>
      </w:r>
    </w:p>
    <w:p w14:paraId="4531782B"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Заключение оператором</w:t>
      </w:r>
      <w:r w:rsidRPr="00BF3B54">
        <w:rPr>
          <w:rFonts w:ascii="Times New Roman" w:hAnsi="Times New Roman" w:cs="Times New Roman"/>
          <w:sz w:val="30"/>
          <w:szCs w:val="30"/>
        </w:rPr>
        <w:tab/>
        <w:t>цифровой платформы договоров, предусмотренных в абзаце третьем части третьей настоящего пункта, допускается при условии, что:</w:t>
      </w:r>
    </w:p>
    <w:p w14:paraId="15DBD3BA"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эмитент цифровых прав соответствует требованиям, предъявляемым к нему настоящим законом, нормативными актами Банка России, определяющим порядок оказания услуг, связанных с размещением цифровых прав;</w:t>
      </w:r>
    </w:p>
    <w:p w14:paraId="2D5652B3"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оператору цифровой платформы представлено решение о выпуске цифровых прав, соответствующее статье 8 настоящего Федерального закона;</w:t>
      </w:r>
    </w:p>
    <w:p w14:paraId="63AF657B"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их содержание соответствует требованиям, предъявляемым к решению о выпуске цифровых прав.</w:t>
      </w:r>
    </w:p>
    <w:p w14:paraId="5AD51253" w14:textId="77777777" w:rsidR="00C37DCB" w:rsidRPr="00BF3B54" w:rsidRDefault="00C37DCB" w:rsidP="00C81440">
      <w:pPr>
        <w:tabs>
          <w:tab w:val="left" w:pos="142"/>
        </w:tabs>
        <w:spacing w:after="0" w:line="276" w:lineRule="auto"/>
        <w:ind w:firstLine="709"/>
        <w:jc w:val="both"/>
        <w:rPr>
          <w:rFonts w:ascii="Times New Roman" w:hAnsi="Times New Roman" w:cs="Times New Roman"/>
          <w:sz w:val="30"/>
          <w:szCs w:val="30"/>
        </w:rPr>
      </w:pPr>
    </w:p>
    <w:p w14:paraId="3B2CD08C" w14:textId="77777777" w:rsidR="00C37DCB" w:rsidRPr="00BF3B54" w:rsidRDefault="00C37DCB" w:rsidP="00C81440">
      <w:pPr>
        <w:tabs>
          <w:tab w:val="left" w:pos="142"/>
        </w:tabs>
        <w:spacing w:after="0" w:line="276" w:lineRule="auto"/>
        <w:ind w:firstLine="709"/>
        <w:jc w:val="both"/>
        <w:rPr>
          <w:b/>
          <w:sz w:val="30"/>
          <w:szCs w:val="30"/>
        </w:rPr>
      </w:pPr>
      <w:r w:rsidRPr="00BF3B54">
        <w:rPr>
          <w:rFonts w:ascii="Times New Roman" w:hAnsi="Times New Roman" w:cs="Times New Roman"/>
          <w:b/>
          <w:sz w:val="30"/>
          <w:szCs w:val="30"/>
        </w:rPr>
        <w:t>Статья 24. Совершение оператором цифровой платформы сделок купли-продажи и обмена криптоактивов вне его информационной системы и иных сделок с криптоактивами</w:t>
      </w:r>
    </w:p>
    <w:p w14:paraId="41494EE5" w14:textId="77777777" w:rsidR="00C37DCB" w:rsidRPr="00BF3B54" w:rsidRDefault="00C37DCB"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t>Оператор цифровой платформы вправе совершать с клиентами сделки купли-продажи криптоактивов и обмена криптоактивов</w:t>
      </w:r>
      <w:r w:rsidRPr="00BF3B54" w:rsidDel="008726F2">
        <w:rPr>
          <w:rFonts w:ascii="Times New Roman" w:hAnsi="Times New Roman" w:cs="Times New Roman"/>
          <w:sz w:val="30"/>
          <w:szCs w:val="30"/>
        </w:rPr>
        <w:t xml:space="preserve"> </w:t>
      </w:r>
      <w:r w:rsidRPr="00BF3B54">
        <w:rPr>
          <w:rFonts w:ascii="Times New Roman" w:hAnsi="Times New Roman" w:cs="Times New Roman"/>
          <w:sz w:val="30"/>
          <w:szCs w:val="30"/>
        </w:rPr>
        <w:t xml:space="preserve">одного вида на </w:t>
      </w:r>
      <w:r w:rsidR="00EC4C6D" w:rsidRPr="00BF3B54">
        <w:rPr>
          <w:rFonts w:ascii="Times New Roman" w:hAnsi="Times New Roman" w:cs="Times New Roman"/>
          <w:sz w:val="30"/>
          <w:szCs w:val="30"/>
        </w:rPr>
        <w:t>крипто</w:t>
      </w:r>
      <w:r w:rsidRPr="00BF3B54">
        <w:rPr>
          <w:rFonts w:ascii="Times New Roman" w:hAnsi="Times New Roman" w:cs="Times New Roman"/>
          <w:sz w:val="30"/>
          <w:szCs w:val="30"/>
        </w:rPr>
        <w:t>активы другого вида вне своей торговой системы с любыми клиентами, если это не противоречит законодательству или нормативным актам Банка России. Объектом таких сделок могут выступать в том числе криптоактивы, созданные нерезидентом, осуществляющим деятельность за границей, для себя или по заданию другого такого нерезидента (в том числе криптоактивы, предлагаемые к передаче их первым владельцам).</w:t>
      </w:r>
    </w:p>
    <w:p w14:paraId="34647E56" w14:textId="77777777" w:rsidR="00C37DCB" w:rsidRPr="00BF3B54" w:rsidRDefault="00C37DCB"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lastRenderedPageBreak/>
        <w:t>Сделки, предусмотренные в части первой настоящего пункта, должны совершаться с использованием информационной системы оператора цифровой платформы. Незамедлительно после совершения с клиентом такой сделки оператор цифровой платформы обязан отправить клиенту электронное сообщение, содержащее все условия совершенной сделки.</w:t>
      </w:r>
    </w:p>
    <w:p w14:paraId="0E4F663D" w14:textId="77777777" w:rsidR="00C37DCB" w:rsidRPr="00BF3B54" w:rsidRDefault="00C37DCB"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t>Для совершения сделок, предусмотренных в части первой настоящего пункта, оператор цифровой платформы получает от клиентов заявки на покупку и (или) продажу криптоактивов за денежные средства либо обмен криптоактивов одного вида на криптоактивы другого вида вне торговой системы оператора цифровой платформы, которые являются офертами. Требования к содержанию данных заявок в соответствии с законодательством, которым они должны соответствовать для их принятия и исполнения, а также порядок их исполнения (в том числе частичного исполнения) и расчетов по ним определяются внутренними документами оператора цифровой платформы. При наличии возможности исполнить заявку, отвечающую указанным требованиям, оператор цифровой платформы обязан принять ее и исполнить. Исполнение названной заявки должно производиться оператором цифровой платформы незамедлительно после ее получения и по той цене, которая была сообщена клиенту в момент направления клиентом соответствующей заявки (за исключением случаев, когда по соглашению с клиентом для исполнения заявки оператору цифровой платформы необходимо приобрести объект заявки (полностью или частично) у другого лица). Оператор цифровой платформы обязан обеспечить фиксацию времени наступления данного момента с точностью до секунд и отправление клиенту электронного сообщения, предусматривающего это время, незамедлительно после получения от клиента соответствующей заявки.</w:t>
      </w:r>
    </w:p>
    <w:p w14:paraId="1711E018" w14:textId="77777777" w:rsidR="00C37DCB" w:rsidRPr="00BF3B54" w:rsidRDefault="00C37DCB"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t>Исполнение заявок, предусмотренных в части третьей настоящего пункта, по соглашению с клиентом может осуществляться в том числе путем перечисления денег, перевода электронных денежных средств, передачи криптоактивов соответственно на текущий (расчетный) банковский счет, в электронный кошелек, на адрес (идентификатор) виртуального кошелька клиента.</w:t>
      </w:r>
    </w:p>
    <w:p w14:paraId="23CEB975" w14:textId="77777777" w:rsidR="00C37DCB" w:rsidRPr="00BF3B54" w:rsidRDefault="00C37DCB"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t xml:space="preserve">Оператор цифровой платформы вправе совершать (организовывать) сделки (операции) с криптоактивами, не подпадающие под статьи 22-25 </w:t>
      </w:r>
      <w:r w:rsidRPr="00BF3B54">
        <w:rPr>
          <w:rFonts w:ascii="Times New Roman" w:hAnsi="Times New Roman" w:cs="Times New Roman"/>
          <w:sz w:val="30"/>
          <w:szCs w:val="30"/>
        </w:rPr>
        <w:lastRenderedPageBreak/>
        <w:t>настоящего Федерального закона (в том числе договоры о залоге криптоактивов), при условии, что такие сделки (операции) не противоречат законодательству.</w:t>
      </w:r>
    </w:p>
    <w:p w14:paraId="4CAD94F2" w14:textId="77777777" w:rsidR="00C37DCB" w:rsidRPr="00BF3B54" w:rsidRDefault="00C37DCB"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t>При этом оператор цифровой платформы вправе исполнять распоряжения клиента о не связанном с расчетами по торгам криптоактивами вычитании количества криптоактивов из общего количества криптоактивов, учитываемого за данным клиентом на его учетной записи (аккаунте) в информационной системе оператора цифровой платформы, и присоединении вычтенного количества криптоактивов к количеству криптоактивов, учитываемому за другим клиентом на учетной записи (аккаунте) последнего в информационной системе оператора цифровой платформы.</w:t>
      </w:r>
    </w:p>
    <w:p w14:paraId="3A37E0C8" w14:textId="77777777" w:rsidR="00C37DCB" w:rsidRPr="00BF3B54" w:rsidRDefault="00C37DCB"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t>Порядок совершения (организации) сделок (операций), указанных в пункте 25 настоящих Правил, определяется локальными нормативными правовыми актами оператора цифровой платформы и договорами, заключаемыми им с клиентами</w:t>
      </w:r>
      <w:r w:rsidRPr="00BF3B54">
        <w:rPr>
          <w:sz w:val="30"/>
          <w:szCs w:val="30"/>
        </w:rPr>
        <w:t>.</w:t>
      </w:r>
    </w:p>
    <w:p w14:paraId="0CB71C78" w14:textId="77777777" w:rsidR="00FD5703" w:rsidRDefault="00FD5703" w:rsidP="00C81440">
      <w:pPr>
        <w:spacing w:line="276" w:lineRule="auto"/>
        <w:ind w:firstLine="709"/>
        <w:contextualSpacing/>
        <w:jc w:val="both"/>
        <w:rPr>
          <w:rFonts w:ascii="Times New Roman" w:hAnsi="Times New Roman"/>
          <w:b/>
          <w:sz w:val="30"/>
          <w:szCs w:val="30"/>
        </w:rPr>
      </w:pPr>
      <w:bookmarkStart w:id="161" w:name="_Hlk131609886"/>
    </w:p>
    <w:p w14:paraId="67CBE9D4" w14:textId="77777777" w:rsidR="00376A80" w:rsidRPr="00BF3B54" w:rsidRDefault="00376A80" w:rsidP="00C81440">
      <w:pPr>
        <w:spacing w:line="276" w:lineRule="auto"/>
        <w:ind w:firstLine="709"/>
        <w:contextualSpacing/>
        <w:jc w:val="both"/>
        <w:rPr>
          <w:rFonts w:ascii="Times New Roman" w:hAnsi="Times New Roman" w:cs="Times New Roman"/>
          <w:b/>
          <w:sz w:val="30"/>
          <w:szCs w:val="30"/>
        </w:rPr>
      </w:pPr>
      <w:r w:rsidRPr="00BF3B54">
        <w:rPr>
          <w:rFonts w:ascii="Times New Roman" w:hAnsi="Times New Roman"/>
          <w:b/>
          <w:sz w:val="30"/>
          <w:szCs w:val="30"/>
        </w:rPr>
        <w:t xml:space="preserve">Статья </w:t>
      </w:r>
      <w:r w:rsidR="00165075" w:rsidRPr="00BF3B54">
        <w:rPr>
          <w:rFonts w:ascii="Times New Roman" w:hAnsi="Times New Roman"/>
          <w:b/>
          <w:sz w:val="30"/>
          <w:szCs w:val="30"/>
        </w:rPr>
        <w:t>2</w:t>
      </w:r>
      <w:r w:rsidR="00704178" w:rsidRPr="00BF3B54">
        <w:rPr>
          <w:rFonts w:ascii="Times New Roman" w:hAnsi="Times New Roman"/>
          <w:b/>
          <w:sz w:val="30"/>
          <w:szCs w:val="30"/>
        </w:rPr>
        <w:t>0</w:t>
      </w:r>
      <w:r w:rsidR="00165075" w:rsidRPr="00BF3B54">
        <w:rPr>
          <w:rFonts w:ascii="Times New Roman" w:hAnsi="Times New Roman"/>
          <w:b/>
          <w:sz w:val="30"/>
          <w:szCs w:val="30"/>
        </w:rPr>
        <w:t>.</w:t>
      </w:r>
      <w:r w:rsidRPr="00BF3B54">
        <w:rPr>
          <w:rFonts w:ascii="Times New Roman" w:hAnsi="Times New Roman"/>
          <w:b/>
          <w:sz w:val="30"/>
          <w:szCs w:val="30"/>
        </w:rPr>
        <w:t xml:space="preserve"> </w:t>
      </w:r>
      <w:r w:rsidRPr="00BF3B54">
        <w:rPr>
          <w:rFonts w:ascii="Times New Roman" w:hAnsi="Times New Roman" w:cs="Times New Roman"/>
          <w:b/>
          <w:sz w:val="30"/>
          <w:szCs w:val="30"/>
        </w:rPr>
        <w:t>Особенности допуска крип</w:t>
      </w:r>
      <w:r w:rsidR="00BB370C" w:rsidRPr="00BF3B54">
        <w:rPr>
          <w:rFonts w:ascii="Times New Roman" w:hAnsi="Times New Roman" w:cs="Times New Roman"/>
          <w:b/>
          <w:sz w:val="30"/>
          <w:szCs w:val="30"/>
        </w:rPr>
        <w:t>тоактивов к торгам криптоактивами</w:t>
      </w:r>
      <w:r w:rsidRPr="00BF3B54">
        <w:rPr>
          <w:rFonts w:ascii="Times New Roman" w:hAnsi="Times New Roman" w:cs="Times New Roman"/>
          <w:b/>
          <w:sz w:val="30"/>
          <w:szCs w:val="30"/>
        </w:rPr>
        <w:t xml:space="preserve"> и последствия прекращения такого допуска</w:t>
      </w:r>
    </w:p>
    <w:p w14:paraId="14D659BD" w14:textId="77777777" w:rsidR="00D1718B"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 </w:t>
      </w:r>
      <w:r w:rsidR="00D1718B" w:rsidRPr="00BF3B54">
        <w:rPr>
          <w:rFonts w:ascii="Times New Roman" w:hAnsi="Times New Roman" w:cs="Times New Roman"/>
          <w:sz w:val="30"/>
          <w:szCs w:val="30"/>
        </w:rPr>
        <w:t xml:space="preserve">Объектом торгов могут выступать только криптоактивы, допущенные к таким торгам в соответствии с </w:t>
      </w:r>
      <w:r w:rsidR="001A43C2" w:rsidRPr="00BF3B54">
        <w:rPr>
          <w:rFonts w:ascii="Times New Roman" w:hAnsi="Times New Roman" w:cs="Times New Roman"/>
          <w:sz w:val="30"/>
          <w:szCs w:val="30"/>
        </w:rPr>
        <w:t>внутренними документами</w:t>
      </w:r>
      <w:r w:rsidR="00D1718B" w:rsidRPr="00BF3B54">
        <w:rPr>
          <w:rFonts w:ascii="Times New Roman" w:hAnsi="Times New Roman" w:cs="Times New Roman"/>
          <w:sz w:val="30"/>
          <w:szCs w:val="30"/>
        </w:rPr>
        <w:t xml:space="preserve"> оператора </w:t>
      </w:r>
      <w:r w:rsidR="00BB370C" w:rsidRPr="00BF3B54">
        <w:rPr>
          <w:rFonts w:ascii="Times New Roman" w:hAnsi="Times New Roman" w:cs="Times New Roman"/>
          <w:sz w:val="30"/>
          <w:szCs w:val="30"/>
        </w:rPr>
        <w:t>цифровой</w:t>
      </w:r>
      <w:r w:rsidR="001A43C2" w:rsidRPr="00BF3B54">
        <w:rPr>
          <w:rFonts w:ascii="Times New Roman" w:hAnsi="Times New Roman" w:cs="Times New Roman"/>
          <w:sz w:val="30"/>
          <w:szCs w:val="30"/>
        </w:rPr>
        <w:t xml:space="preserve"> </w:t>
      </w:r>
      <w:r w:rsidR="00D1718B" w:rsidRPr="00BF3B54">
        <w:rPr>
          <w:rFonts w:ascii="Times New Roman" w:hAnsi="Times New Roman" w:cs="Times New Roman"/>
          <w:sz w:val="30"/>
          <w:szCs w:val="30"/>
        </w:rPr>
        <w:t>платформы.</w:t>
      </w:r>
    </w:p>
    <w:p w14:paraId="7E3D5477" w14:textId="77777777" w:rsidR="00376A80" w:rsidRPr="00BF3B54" w:rsidRDefault="00D1718B"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2. </w:t>
      </w:r>
      <w:r w:rsidR="00376A80" w:rsidRPr="00BF3B54">
        <w:rPr>
          <w:rFonts w:ascii="Times New Roman" w:hAnsi="Times New Roman" w:cs="Times New Roman"/>
          <w:sz w:val="30"/>
          <w:szCs w:val="30"/>
        </w:rPr>
        <w:t>Цифровые финансовые активы допус</w:t>
      </w:r>
      <w:r w:rsidR="00BB370C" w:rsidRPr="00BF3B54">
        <w:rPr>
          <w:rFonts w:ascii="Times New Roman" w:hAnsi="Times New Roman" w:cs="Times New Roman"/>
          <w:sz w:val="30"/>
          <w:szCs w:val="30"/>
        </w:rPr>
        <w:t xml:space="preserve">каются к торгам </w:t>
      </w:r>
      <w:r w:rsidR="00376A80" w:rsidRPr="00BF3B54">
        <w:rPr>
          <w:rFonts w:ascii="Times New Roman" w:hAnsi="Times New Roman" w:cs="Times New Roman"/>
          <w:sz w:val="30"/>
          <w:szCs w:val="30"/>
        </w:rPr>
        <w:t>при условии их соответствия требованиям, установленным нормативным актом Банка России. Цифровые права, включающие одновременно цифровые финансовые активы и иные цифровые права, допускаются к организованным торгам, если это предусмотрено нормативным актом Банка России.</w:t>
      </w:r>
    </w:p>
    <w:p w14:paraId="11DE4AE6" w14:textId="77777777" w:rsidR="00376A80" w:rsidRPr="00BF3B54" w:rsidRDefault="00484FB4"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2. </w:t>
      </w:r>
      <w:r w:rsidR="00376A80" w:rsidRPr="00BF3B54">
        <w:rPr>
          <w:rFonts w:ascii="Times New Roman" w:hAnsi="Times New Roman" w:cs="Times New Roman"/>
          <w:sz w:val="30"/>
          <w:szCs w:val="30"/>
        </w:rPr>
        <w:t xml:space="preserve">Оператор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вправе устанавливать дополнительные требования к установленным Банком России в соответствии с частью 1 настоящей статьи требованиям к цифровым финансовым активам, допускаемым к организованным торгам.</w:t>
      </w:r>
    </w:p>
    <w:p w14:paraId="17EC222A"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3. Допуск </w:t>
      </w:r>
      <w:r w:rsidR="001A43C2" w:rsidRPr="00BF3B54">
        <w:rPr>
          <w:rFonts w:ascii="Times New Roman" w:hAnsi="Times New Roman" w:cs="Times New Roman"/>
          <w:sz w:val="30"/>
          <w:szCs w:val="30"/>
        </w:rPr>
        <w:t>цифровых прав</w:t>
      </w:r>
      <w:r w:rsidR="00D1718B" w:rsidRPr="00BF3B54" w:rsidDel="00D1718B">
        <w:rPr>
          <w:rFonts w:ascii="Times New Roman" w:hAnsi="Times New Roman" w:cs="Times New Roman"/>
          <w:sz w:val="30"/>
          <w:szCs w:val="30"/>
        </w:rPr>
        <w:t xml:space="preserve"> </w:t>
      </w:r>
      <w:r w:rsidRPr="00BF3B54">
        <w:rPr>
          <w:rFonts w:ascii="Times New Roman" w:hAnsi="Times New Roman" w:cs="Times New Roman"/>
          <w:sz w:val="30"/>
          <w:szCs w:val="30"/>
        </w:rPr>
        <w:t>к торгам</w:t>
      </w:r>
      <w:r w:rsidR="001A43C2" w:rsidRPr="00BF3B54">
        <w:rPr>
          <w:rFonts w:ascii="Times New Roman" w:hAnsi="Times New Roman" w:cs="Times New Roman"/>
          <w:sz w:val="30"/>
          <w:szCs w:val="30"/>
        </w:rPr>
        <w:t xml:space="preserve"> </w:t>
      </w:r>
      <w:r w:rsidRPr="00BF3B54">
        <w:rPr>
          <w:rFonts w:ascii="Times New Roman" w:hAnsi="Times New Roman" w:cs="Times New Roman"/>
          <w:sz w:val="30"/>
          <w:szCs w:val="30"/>
        </w:rPr>
        <w:t xml:space="preserve">осуществляется </w:t>
      </w:r>
      <w:r w:rsidR="003F526B" w:rsidRPr="00BF3B54">
        <w:rPr>
          <w:rFonts w:ascii="Times New Roman" w:hAnsi="Times New Roman" w:cs="Times New Roman"/>
          <w:sz w:val="30"/>
          <w:szCs w:val="30"/>
        </w:rPr>
        <w:t>оператором цифровой платф</w:t>
      </w:r>
      <w:r w:rsidR="00B96E0A" w:rsidRPr="00BF3B54">
        <w:rPr>
          <w:rFonts w:ascii="Times New Roman" w:hAnsi="Times New Roman" w:cs="Times New Roman"/>
          <w:sz w:val="30"/>
          <w:szCs w:val="30"/>
        </w:rPr>
        <w:t xml:space="preserve">ормы. </w:t>
      </w:r>
    </w:p>
    <w:p w14:paraId="58E7591B"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 xml:space="preserve">4. Оператор </w:t>
      </w:r>
      <w:r w:rsidR="00486DFD" w:rsidRPr="00BF3B54">
        <w:rPr>
          <w:rFonts w:ascii="Times New Roman" w:hAnsi="Times New Roman" w:cs="Times New Roman"/>
          <w:sz w:val="30"/>
          <w:szCs w:val="30"/>
        </w:rPr>
        <w:t>цифровой платформы</w:t>
      </w:r>
      <w:r w:rsidRPr="00BF3B54">
        <w:rPr>
          <w:rFonts w:ascii="Times New Roman" w:hAnsi="Times New Roman"/>
          <w:sz w:val="30"/>
          <w:szCs w:val="30"/>
        </w:rPr>
        <w:t xml:space="preserve"> вправе </w:t>
      </w:r>
      <w:r w:rsidRPr="00BF3B54">
        <w:rPr>
          <w:rFonts w:ascii="Times New Roman" w:hAnsi="Times New Roman" w:cs="Times New Roman"/>
          <w:sz w:val="30"/>
          <w:szCs w:val="30"/>
        </w:rPr>
        <w:t xml:space="preserve">без объяснения причин отказать в допуске </w:t>
      </w:r>
      <w:r w:rsidR="000216D7" w:rsidRPr="00BF3B54">
        <w:rPr>
          <w:rFonts w:ascii="Times New Roman" w:hAnsi="Times New Roman" w:cs="Times New Roman"/>
          <w:sz w:val="30"/>
          <w:szCs w:val="30"/>
        </w:rPr>
        <w:t>криптоактивов</w:t>
      </w:r>
      <w:r w:rsidRPr="00BF3B54">
        <w:rPr>
          <w:rFonts w:ascii="Times New Roman" w:hAnsi="Times New Roman" w:cs="Times New Roman"/>
          <w:sz w:val="30"/>
          <w:szCs w:val="30"/>
        </w:rPr>
        <w:t xml:space="preserve"> к торгам или прекратить допуск цифровых финансовых активов к торгам. В случае прекращения организатором торговли допуска цифровых финансовых активов к организованным торгам без объяснения причин прекращение организованных торгов такими цифровыми финансовыми активами происходит не ранее чем через три месяца с даты раскрытия организатором торговли информации о прекращении допуска цифровых финансовых активов к организованным торгам.</w:t>
      </w:r>
    </w:p>
    <w:p w14:paraId="3E525553" w14:textId="77777777" w:rsidR="00376A80" w:rsidRPr="00BF3B54" w:rsidRDefault="00165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5</w:t>
      </w:r>
      <w:r w:rsidR="00376A80" w:rsidRPr="00BF3B54">
        <w:rPr>
          <w:rFonts w:ascii="Times New Roman" w:hAnsi="Times New Roman" w:cs="Times New Roman"/>
          <w:sz w:val="30"/>
          <w:szCs w:val="30"/>
        </w:rPr>
        <w:t xml:space="preserve">. Оператор </w:t>
      </w:r>
      <w:r w:rsidR="00486DFD" w:rsidRPr="00BF3B54">
        <w:rPr>
          <w:rFonts w:ascii="Times New Roman" w:hAnsi="Times New Roman" w:cs="Times New Roman"/>
          <w:sz w:val="30"/>
          <w:szCs w:val="30"/>
        </w:rPr>
        <w:t>цифровой платформы</w:t>
      </w:r>
      <w:r w:rsidR="00376A80" w:rsidRPr="00BF3B54">
        <w:rPr>
          <w:rFonts w:ascii="Times New Roman" w:hAnsi="Times New Roman" w:cs="Times New Roman"/>
          <w:sz w:val="30"/>
          <w:szCs w:val="30"/>
        </w:rPr>
        <w:t xml:space="preserve"> вправе допустить цифровую валюту к публичному обращению на организованных торгах только при условии ее включения в перечень, установленный нормативным актом Банка России. </w:t>
      </w:r>
      <w:r w:rsidR="00376A80" w:rsidRPr="00BF3B54">
        <w:rPr>
          <w:rFonts w:ascii="Times New Roman" w:hAnsi="Times New Roman"/>
          <w:sz w:val="30"/>
          <w:szCs w:val="30"/>
        </w:rPr>
        <w:t>Банк России вправе включить цифровую валюту в перечень, предусмотренный настоящей частью только при соблюдении следующих условий</w:t>
      </w:r>
      <w:r w:rsidR="00376A80" w:rsidRPr="00BF3B54">
        <w:rPr>
          <w:rFonts w:ascii="Times New Roman" w:hAnsi="Times New Roman" w:cs="Times New Roman"/>
          <w:sz w:val="30"/>
          <w:szCs w:val="30"/>
        </w:rPr>
        <w:t>:</w:t>
      </w:r>
    </w:p>
    <w:p w14:paraId="77A015EF" w14:textId="77777777" w:rsidR="00376A80" w:rsidRPr="00BF3B54" w:rsidDel="00D73F99"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sidDel="00D73F99">
        <w:rPr>
          <w:rFonts w:ascii="Times New Roman" w:hAnsi="Times New Roman" w:cs="Times New Roman"/>
          <w:sz w:val="30"/>
          <w:szCs w:val="30"/>
        </w:rPr>
        <w:t>1) электронные данные (цифровой код или обозначение) цифровой валюты нацелены на сокрытие информации о переводе такой цифровой валюты по адресам-идентификаторам;</w:t>
      </w:r>
    </w:p>
    <w:p w14:paraId="53766849" w14:textId="77777777" w:rsidR="00376A80" w:rsidRPr="00BF3B54" w:rsidRDefault="00376A80" w:rsidP="00C81440">
      <w:pPr>
        <w:tabs>
          <w:tab w:val="left" w:pos="142"/>
        </w:tabs>
        <w:spacing w:after="0" w:line="276" w:lineRule="auto"/>
        <w:ind w:firstLine="709"/>
        <w:jc w:val="both"/>
        <w:rPr>
          <w:sz w:val="30"/>
          <w:szCs w:val="30"/>
        </w:rPr>
      </w:pPr>
      <w:r w:rsidRPr="00BF3B54" w:rsidDel="00D73F99">
        <w:rPr>
          <w:rFonts w:ascii="Times New Roman" w:hAnsi="Times New Roman"/>
          <w:sz w:val="30"/>
          <w:szCs w:val="30"/>
        </w:rPr>
        <w:t>2) иные условия, которые могут быть установлены нормативным актом Банка России.</w:t>
      </w:r>
    </w:p>
    <w:p w14:paraId="008B991B" w14:textId="77777777" w:rsidR="00376A80" w:rsidRPr="00BF3B54" w:rsidRDefault="00165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6</w:t>
      </w:r>
      <w:r w:rsidR="00376A80" w:rsidRPr="00BF3B54">
        <w:rPr>
          <w:rFonts w:ascii="Times New Roman" w:hAnsi="Times New Roman" w:cs="Times New Roman"/>
          <w:sz w:val="30"/>
          <w:szCs w:val="30"/>
        </w:rPr>
        <w:t>. Банк России вправе установить дополнительные требования к иностранным цифровым правам, в том числе стабильным цифровым правам, которые могут быть допущены к торгам.</w:t>
      </w:r>
    </w:p>
    <w:p w14:paraId="067D5975" w14:textId="77777777" w:rsidR="00376A80" w:rsidRPr="00BF3B54" w:rsidRDefault="00376A80" w:rsidP="00C81440">
      <w:pPr>
        <w:pStyle w:val="ConsPlusNormal"/>
        <w:spacing w:line="276" w:lineRule="auto"/>
        <w:ind w:firstLine="709"/>
        <w:jc w:val="both"/>
        <w:rPr>
          <w:sz w:val="30"/>
          <w:szCs w:val="30"/>
        </w:rPr>
      </w:pPr>
    </w:p>
    <w:p w14:paraId="11DD9D46" w14:textId="77777777" w:rsidR="00376A80" w:rsidRPr="00BF3B54" w:rsidRDefault="00376A80" w:rsidP="00C81440">
      <w:pPr>
        <w:tabs>
          <w:tab w:val="left" w:pos="142"/>
        </w:tabs>
        <w:spacing w:after="0" w:line="276" w:lineRule="auto"/>
        <w:ind w:firstLine="709"/>
        <w:jc w:val="both"/>
        <w:rPr>
          <w:rFonts w:ascii="Times New Roman" w:hAnsi="Times New Roman" w:cs="Times New Roman"/>
          <w:b/>
          <w:sz w:val="30"/>
          <w:szCs w:val="30"/>
        </w:rPr>
      </w:pPr>
      <w:r w:rsidRPr="00BF3B54">
        <w:rPr>
          <w:rFonts w:ascii="Times New Roman" w:hAnsi="Times New Roman"/>
          <w:b/>
          <w:sz w:val="30"/>
          <w:szCs w:val="30"/>
        </w:rPr>
        <w:t xml:space="preserve">Статья </w:t>
      </w:r>
      <w:r w:rsidR="00583189" w:rsidRPr="00BF3B54">
        <w:rPr>
          <w:rFonts w:ascii="Times New Roman" w:hAnsi="Times New Roman" w:cs="Times New Roman"/>
          <w:b/>
          <w:sz w:val="30"/>
          <w:szCs w:val="30"/>
        </w:rPr>
        <w:t>2</w:t>
      </w:r>
      <w:r w:rsidR="00704178" w:rsidRPr="00BF3B54">
        <w:rPr>
          <w:rFonts w:ascii="Times New Roman" w:hAnsi="Times New Roman" w:cs="Times New Roman"/>
          <w:b/>
          <w:sz w:val="30"/>
          <w:szCs w:val="30"/>
        </w:rPr>
        <w:t>1</w:t>
      </w:r>
      <w:r w:rsidRPr="00BF3B54">
        <w:rPr>
          <w:rFonts w:ascii="Times New Roman" w:hAnsi="Times New Roman" w:cs="Times New Roman"/>
          <w:b/>
          <w:sz w:val="30"/>
          <w:szCs w:val="30"/>
        </w:rPr>
        <w:t xml:space="preserve">. Организация оператором </w:t>
      </w:r>
      <w:r w:rsidR="0032649D" w:rsidRPr="00BF3B54">
        <w:rPr>
          <w:rFonts w:ascii="Times New Roman" w:hAnsi="Times New Roman" w:cs="Times New Roman"/>
          <w:b/>
          <w:sz w:val="30"/>
          <w:szCs w:val="30"/>
        </w:rPr>
        <w:t>цифровой платформы</w:t>
      </w:r>
      <w:r w:rsidRPr="00BF3B54">
        <w:rPr>
          <w:rFonts w:ascii="Times New Roman" w:hAnsi="Times New Roman" w:cs="Times New Roman"/>
          <w:b/>
          <w:sz w:val="30"/>
          <w:szCs w:val="30"/>
        </w:rPr>
        <w:t xml:space="preserve"> торгов криптоактивами</w:t>
      </w:r>
    </w:p>
    <w:p w14:paraId="7DE73524"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  1. Организация торгов осуществляется оператором </w:t>
      </w:r>
      <w:r w:rsidR="00486DF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посредством предоставления клиентам доступа к его торговой системе и совершения им иных действий, необходимых для обеспечения проведения данных торгов.</w:t>
      </w:r>
    </w:p>
    <w:p w14:paraId="29EE952E"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Доступ к торговой системе оператора </w:t>
      </w:r>
      <w:r w:rsidR="00486DF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предоставляется только клиентам, являющимся участниками торгов криптоактивами.</w:t>
      </w:r>
    </w:p>
    <w:p w14:paraId="40DDCF5E"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2. Для совершения сделки в торговой системе оператора </w:t>
      </w:r>
      <w:r w:rsidR="00486DF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участник торгов криптоактивами или оператор </w:t>
      </w:r>
      <w:r w:rsidR="00486DFD" w:rsidRPr="00BF3B54">
        <w:rPr>
          <w:rFonts w:ascii="Times New Roman" w:hAnsi="Times New Roman" w:cs="Times New Roman"/>
          <w:sz w:val="30"/>
          <w:szCs w:val="30"/>
        </w:rPr>
        <w:t xml:space="preserve">цифровой </w:t>
      </w:r>
      <w:r w:rsidR="00486DFD" w:rsidRPr="00BF3B54">
        <w:rPr>
          <w:rFonts w:ascii="Times New Roman" w:hAnsi="Times New Roman" w:cs="Times New Roman"/>
          <w:sz w:val="30"/>
          <w:szCs w:val="30"/>
        </w:rPr>
        <w:lastRenderedPageBreak/>
        <w:t>платформы</w:t>
      </w:r>
      <w:r w:rsidRPr="00BF3B54">
        <w:rPr>
          <w:rFonts w:ascii="Times New Roman" w:hAnsi="Times New Roman" w:cs="Times New Roman"/>
          <w:sz w:val="30"/>
          <w:szCs w:val="30"/>
        </w:rPr>
        <w:t xml:space="preserve"> размещает в данной системе заявку на покупку и (или) продажу криптоактивов за денежные средства либо обмен криптоактива</w:t>
      </w:r>
      <w:r w:rsidR="00BB370C" w:rsidRPr="00BF3B54">
        <w:rPr>
          <w:rFonts w:ascii="Times New Roman" w:hAnsi="Times New Roman" w:cs="Times New Roman"/>
          <w:sz w:val="30"/>
          <w:szCs w:val="30"/>
        </w:rPr>
        <w:t xml:space="preserve"> одного вида на криптоактив</w:t>
      </w:r>
      <w:r w:rsidRPr="00BF3B54">
        <w:rPr>
          <w:rFonts w:ascii="Times New Roman" w:hAnsi="Times New Roman" w:cs="Times New Roman"/>
          <w:sz w:val="30"/>
          <w:szCs w:val="30"/>
        </w:rPr>
        <w:t xml:space="preserve"> другого вида.</w:t>
      </w:r>
    </w:p>
    <w:p w14:paraId="186911D5"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Содержание заявок, подаваемых на организованных торгах, и порядок их подачи и отзыва определяются правилами организованных торгов. </w:t>
      </w:r>
    </w:p>
    <w:p w14:paraId="11DDD333" w14:textId="77777777" w:rsidR="00376A80" w:rsidRPr="00BF3B54" w:rsidRDefault="00376A80" w:rsidP="00C81440">
      <w:pPr>
        <w:tabs>
          <w:tab w:val="left" w:pos="142"/>
        </w:tabs>
        <w:spacing w:after="0" w:line="276" w:lineRule="auto"/>
        <w:ind w:firstLine="709"/>
        <w:jc w:val="both"/>
        <w:rPr>
          <w:sz w:val="30"/>
          <w:szCs w:val="30"/>
        </w:rPr>
      </w:pPr>
      <w:r w:rsidRPr="00BF3B54">
        <w:rPr>
          <w:rFonts w:ascii="Times New Roman" w:hAnsi="Times New Roman" w:cs="Times New Roman"/>
          <w:sz w:val="30"/>
          <w:szCs w:val="30"/>
        </w:rPr>
        <w:t>3. Правилами торгов может быть установлено, что при подаче заявок на торгах могут использоваться электронные подписи, аналоги собственноручной подписи, коды, пароли и иные средства, подтверждающие, что документ исходит от уполномоченного на это</w:t>
      </w:r>
      <w:r w:rsidRPr="00BF3B54">
        <w:rPr>
          <w:rFonts w:ascii="Times New Roman" w:hAnsi="Times New Roman"/>
          <w:sz w:val="30"/>
          <w:szCs w:val="30"/>
        </w:rPr>
        <w:t xml:space="preserve"> лица</w:t>
      </w:r>
      <w:r w:rsidRPr="00BF3B54">
        <w:rPr>
          <w:rFonts w:ascii="Times New Roman" w:hAnsi="Times New Roman" w:cs="Times New Roman"/>
          <w:sz w:val="30"/>
          <w:szCs w:val="30"/>
        </w:rPr>
        <w:t>. В этом случае порядок использования электронной подписи, аналогов собственноручной подписи, кодов, паролей и иных средств идентификации должен быть определен правилами организованных торгов или договором</w:t>
      </w:r>
      <w:r w:rsidRPr="00BF3B54">
        <w:rPr>
          <w:rFonts w:ascii="Times New Roman" w:hAnsi="Times New Roman"/>
          <w:sz w:val="30"/>
          <w:szCs w:val="30"/>
        </w:rPr>
        <w:t xml:space="preserve">. </w:t>
      </w:r>
    </w:p>
    <w:p w14:paraId="05FC158F"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sz w:val="30"/>
          <w:szCs w:val="30"/>
        </w:rPr>
        <w:t xml:space="preserve">4. </w:t>
      </w:r>
      <w:r w:rsidRPr="00BF3B54">
        <w:rPr>
          <w:rFonts w:ascii="Times New Roman" w:hAnsi="Times New Roman" w:cs="Times New Roman"/>
          <w:sz w:val="30"/>
          <w:szCs w:val="30"/>
        </w:rPr>
        <w:t>Участник торгов</w:t>
      </w:r>
      <w:r w:rsidR="00484FB4" w:rsidRPr="00BF3B54">
        <w:rPr>
          <w:rFonts w:ascii="Times New Roman" w:hAnsi="Times New Roman" w:cs="Times New Roman"/>
          <w:sz w:val="30"/>
          <w:szCs w:val="30"/>
        </w:rPr>
        <w:t xml:space="preserve"> </w:t>
      </w:r>
      <w:r w:rsidRPr="00BF3B54">
        <w:rPr>
          <w:rFonts w:ascii="Times New Roman" w:hAnsi="Times New Roman" w:cs="Times New Roman"/>
          <w:sz w:val="30"/>
          <w:szCs w:val="30"/>
        </w:rPr>
        <w:t xml:space="preserve">вправе отозвать заявку, поданную на торгах, в случаях и порядке, которые установлены правилами организованных торгов. При этом договоры, заключенные на основании такой заявки до ее отзыва, сохраняют силу. </w:t>
      </w:r>
    </w:p>
    <w:p w14:paraId="32D3D41C"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5. </w:t>
      </w:r>
      <w:r w:rsidR="00484FB4" w:rsidRPr="00BF3B54">
        <w:rPr>
          <w:rFonts w:ascii="Times New Roman" w:hAnsi="Times New Roman" w:cs="Times New Roman"/>
          <w:sz w:val="30"/>
          <w:szCs w:val="30"/>
        </w:rPr>
        <w:t>Оператор цифровой платформы</w:t>
      </w:r>
      <w:r w:rsidRPr="00BF3B54">
        <w:rPr>
          <w:rFonts w:ascii="Times New Roman" w:hAnsi="Times New Roman" w:cs="Times New Roman"/>
          <w:sz w:val="30"/>
          <w:szCs w:val="30"/>
        </w:rPr>
        <w:t xml:space="preserve"> вправе отказать в регистрации поданной заявки в реестре заявок или аннулировать (удалить) зарегистрированную заявку в случаях и порядке, которые установлены нормативными актами Банка России и (или) правилами </w:t>
      </w:r>
      <w:r w:rsidR="00484FB4"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w:t>
      </w:r>
    </w:p>
    <w:p w14:paraId="037D02C1"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6. Для осуществления торгов (расчетов по торгам</w:t>
      </w:r>
      <w:r w:rsidR="00BB370C" w:rsidRPr="00BF3B54">
        <w:rPr>
          <w:rFonts w:ascii="Times New Roman" w:hAnsi="Times New Roman" w:cs="Times New Roman"/>
          <w:sz w:val="30"/>
          <w:szCs w:val="30"/>
        </w:rPr>
        <w:t xml:space="preserve">) участник торгов </w:t>
      </w:r>
      <w:r w:rsidRPr="00BF3B54">
        <w:rPr>
          <w:rFonts w:ascii="Times New Roman" w:hAnsi="Times New Roman" w:cs="Times New Roman"/>
          <w:sz w:val="30"/>
          <w:szCs w:val="30"/>
        </w:rPr>
        <w:t>перечисляет на текущий (расчетный) банковский счет, переводит в электрон</w:t>
      </w:r>
      <w:r w:rsidR="00BB370C" w:rsidRPr="00BF3B54">
        <w:rPr>
          <w:rFonts w:ascii="Times New Roman" w:hAnsi="Times New Roman" w:cs="Times New Roman"/>
          <w:sz w:val="30"/>
          <w:szCs w:val="30"/>
        </w:rPr>
        <w:t>ный кошелек, передает на адрес-идентификатор</w:t>
      </w:r>
      <w:r w:rsidRPr="00BF3B54">
        <w:rPr>
          <w:rFonts w:ascii="Times New Roman" w:hAnsi="Times New Roman" w:cs="Times New Roman"/>
          <w:sz w:val="30"/>
          <w:szCs w:val="30"/>
        </w:rPr>
        <w:t xml:space="preserve"> виртуального кошелька оператора </w:t>
      </w:r>
      <w:r w:rsidR="00486DF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соответственно денежные средства, </w:t>
      </w:r>
      <w:r w:rsidR="00EC4C6D" w:rsidRPr="00BF3B54">
        <w:rPr>
          <w:rFonts w:ascii="Times New Roman" w:hAnsi="Times New Roman" w:cs="Times New Roman"/>
          <w:sz w:val="30"/>
          <w:szCs w:val="30"/>
        </w:rPr>
        <w:t>крипто</w:t>
      </w:r>
      <w:r w:rsidRPr="00BF3B54">
        <w:rPr>
          <w:rFonts w:ascii="Times New Roman" w:hAnsi="Times New Roman" w:cs="Times New Roman"/>
          <w:sz w:val="30"/>
          <w:szCs w:val="30"/>
        </w:rPr>
        <w:t>активы.</w:t>
      </w:r>
    </w:p>
    <w:p w14:paraId="6DDF4BA6"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Д</w:t>
      </w:r>
      <w:r w:rsidR="0032649D" w:rsidRPr="00BF3B54">
        <w:rPr>
          <w:rFonts w:ascii="Times New Roman" w:hAnsi="Times New Roman" w:cs="Times New Roman"/>
          <w:sz w:val="30"/>
          <w:szCs w:val="30"/>
        </w:rPr>
        <w:t>енежные средства, криптоактивы</w:t>
      </w:r>
      <w:r w:rsidRPr="00BF3B54">
        <w:rPr>
          <w:rFonts w:ascii="Times New Roman" w:hAnsi="Times New Roman" w:cs="Times New Roman"/>
          <w:sz w:val="30"/>
          <w:szCs w:val="30"/>
        </w:rPr>
        <w:t xml:space="preserve"> участника торгов, в том числе полученные оператором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от участника торгов согласно части первой настоящего пункта, учитываются на учетной записи (аккаунте) данного клиента в информационной системе оператора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w:t>
      </w:r>
    </w:p>
    <w:p w14:paraId="2A661F95"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Денежные средства, криптоактивы участник</w:t>
      </w:r>
      <w:r w:rsidR="00BB370C" w:rsidRPr="00BF3B54">
        <w:rPr>
          <w:rFonts w:ascii="Times New Roman" w:hAnsi="Times New Roman" w:cs="Times New Roman"/>
          <w:sz w:val="30"/>
          <w:szCs w:val="30"/>
        </w:rPr>
        <w:t>а торгов</w:t>
      </w:r>
      <w:r w:rsidRPr="00BF3B54">
        <w:rPr>
          <w:rFonts w:ascii="Times New Roman" w:hAnsi="Times New Roman" w:cs="Times New Roman"/>
          <w:sz w:val="30"/>
          <w:szCs w:val="30"/>
        </w:rPr>
        <w:t xml:space="preserve">, в том числе полученные оператором </w:t>
      </w:r>
      <w:r w:rsidR="00486DF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о</w:t>
      </w:r>
      <w:r w:rsidR="00BB370C" w:rsidRPr="00BF3B54">
        <w:rPr>
          <w:rFonts w:ascii="Times New Roman" w:hAnsi="Times New Roman" w:cs="Times New Roman"/>
          <w:sz w:val="30"/>
          <w:szCs w:val="30"/>
        </w:rPr>
        <w:t xml:space="preserve">т участника торгов </w:t>
      </w:r>
      <w:r w:rsidRPr="00BF3B54">
        <w:rPr>
          <w:rFonts w:ascii="Times New Roman" w:hAnsi="Times New Roman" w:cs="Times New Roman"/>
          <w:sz w:val="30"/>
          <w:szCs w:val="30"/>
        </w:rPr>
        <w:t xml:space="preserve">согласно части первой настоящего пункта, должны учитываться отдельно от денежных средств, криптоактивов оператора </w:t>
      </w:r>
      <w:r w:rsidR="00486DF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и от </w:t>
      </w:r>
      <w:r w:rsidRPr="00BF3B54">
        <w:rPr>
          <w:rFonts w:ascii="Times New Roman" w:hAnsi="Times New Roman" w:cs="Times New Roman"/>
          <w:sz w:val="30"/>
          <w:szCs w:val="30"/>
        </w:rPr>
        <w:lastRenderedPageBreak/>
        <w:t xml:space="preserve">денежных средств, </w:t>
      </w:r>
      <w:r w:rsidR="00EC4C6D" w:rsidRPr="00BF3B54">
        <w:rPr>
          <w:rFonts w:ascii="Times New Roman" w:hAnsi="Times New Roman" w:cs="Times New Roman"/>
          <w:sz w:val="30"/>
          <w:szCs w:val="30"/>
        </w:rPr>
        <w:t>крипто</w:t>
      </w:r>
      <w:r w:rsidRPr="00BF3B54">
        <w:rPr>
          <w:rFonts w:ascii="Times New Roman" w:hAnsi="Times New Roman" w:cs="Times New Roman"/>
          <w:sz w:val="30"/>
          <w:szCs w:val="30"/>
        </w:rPr>
        <w:t xml:space="preserve">активов других участников торгов. Хранение денежных средств, криптоактивов </w:t>
      </w:r>
      <w:r w:rsidR="0032649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должно осуществляться отдельно от денег, электронных денежных средств, криптоактивов, то есть соответственно на отдельном текущем (расчетном) банковском счете, в отдельном электронном кошельке, на отдельном адресе (идентификаторе) виртуального кошелька.</w:t>
      </w:r>
    </w:p>
    <w:p w14:paraId="2AD66FC5"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7. Оператор </w:t>
      </w:r>
      <w:r w:rsidR="00024085"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обеспечивает перечисление денег, перевод денежных средств, передачу криптоактивов, учитываемых им за участником </w:t>
      </w:r>
      <w:proofErr w:type="gramStart"/>
      <w:r w:rsidRPr="00BF3B54">
        <w:rPr>
          <w:rFonts w:ascii="Times New Roman" w:hAnsi="Times New Roman" w:cs="Times New Roman"/>
          <w:sz w:val="30"/>
          <w:szCs w:val="30"/>
        </w:rPr>
        <w:t>торгов ,</w:t>
      </w:r>
      <w:proofErr w:type="gramEnd"/>
      <w:r w:rsidRPr="00BF3B54">
        <w:rPr>
          <w:rFonts w:ascii="Times New Roman" w:hAnsi="Times New Roman" w:cs="Times New Roman"/>
          <w:sz w:val="30"/>
          <w:szCs w:val="30"/>
        </w:rPr>
        <w:t xml:space="preserve"> на текущий (расчетный) банковский счет, в</w:t>
      </w:r>
      <w:r w:rsidR="00BB370C" w:rsidRPr="00BF3B54">
        <w:rPr>
          <w:rFonts w:ascii="Times New Roman" w:hAnsi="Times New Roman" w:cs="Times New Roman"/>
          <w:sz w:val="30"/>
          <w:szCs w:val="30"/>
        </w:rPr>
        <w:t xml:space="preserve"> электронный кошелек, на адрес-идентификатор</w:t>
      </w:r>
      <w:r w:rsidRPr="00BF3B54">
        <w:rPr>
          <w:rFonts w:ascii="Times New Roman" w:hAnsi="Times New Roman" w:cs="Times New Roman"/>
          <w:sz w:val="30"/>
          <w:szCs w:val="30"/>
        </w:rPr>
        <w:t xml:space="preserve"> виртуального кошельк</w:t>
      </w:r>
      <w:r w:rsidR="00BB370C" w:rsidRPr="00BF3B54">
        <w:rPr>
          <w:rFonts w:ascii="Times New Roman" w:hAnsi="Times New Roman" w:cs="Times New Roman"/>
          <w:sz w:val="30"/>
          <w:szCs w:val="30"/>
        </w:rPr>
        <w:t xml:space="preserve">а участника торгов </w:t>
      </w:r>
      <w:r w:rsidRPr="00BF3B54">
        <w:rPr>
          <w:rFonts w:ascii="Times New Roman" w:hAnsi="Times New Roman" w:cs="Times New Roman"/>
          <w:sz w:val="30"/>
          <w:szCs w:val="30"/>
        </w:rPr>
        <w:t xml:space="preserve">соответственно по требованию такого участника в порядке и срок, определенные договором на участие в </w:t>
      </w:r>
      <w:r w:rsidR="00BB370C" w:rsidRPr="00BF3B54">
        <w:rPr>
          <w:rFonts w:ascii="Times New Roman" w:hAnsi="Times New Roman" w:cs="Times New Roman"/>
          <w:sz w:val="30"/>
          <w:szCs w:val="30"/>
        </w:rPr>
        <w:t>торгах</w:t>
      </w:r>
      <w:r w:rsidRPr="00BF3B54">
        <w:rPr>
          <w:rFonts w:ascii="Times New Roman" w:hAnsi="Times New Roman" w:cs="Times New Roman"/>
          <w:sz w:val="30"/>
          <w:szCs w:val="30"/>
        </w:rPr>
        <w:t xml:space="preserve">. В необходимых случаях указанные перечисление, перевод, передача осуществляются только после принятия оператором </w:t>
      </w:r>
      <w:r w:rsidR="00024085" w:rsidRPr="00BF3B54">
        <w:rPr>
          <w:rFonts w:ascii="Times New Roman" w:hAnsi="Times New Roman" w:cs="Times New Roman"/>
          <w:sz w:val="30"/>
          <w:szCs w:val="30"/>
        </w:rPr>
        <w:t xml:space="preserve">цифровой платформы </w:t>
      </w:r>
      <w:r w:rsidRPr="00BF3B54">
        <w:rPr>
          <w:rFonts w:ascii="Times New Roman" w:hAnsi="Times New Roman" w:cs="Times New Roman"/>
          <w:sz w:val="30"/>
          <w:szCs w:val="30"/>
        </w:rPr>
        <w:t>мер по предотвращению легализации доходов, полученных преступным путем, финансирования террористической деятельности и финансирования распространения оружия массового поражения и с учетом требований, предусмотренных главой 8 настоящего Федерального закона.</w:t>
      </w:r>
    </w:p>
    <w:p w14:paraId="7F8AADD5" w14:textId="77777777" w:rsidR="00FD5703" w:rsidRDefault="00FD5703" w:rsidP="00C81440">
      <w:pPr>
        <w:tabs>
          <w:tab w:val="left" w:pos="142"/>
        </w:tabs>
        <w:spacing w:after="0" w:line="276" w:lineRule="auto"/>
        <w:ind w:firstLine="709"/>
        <w:jc w:val="both"/>
        <w:rPr>
          <w:rFonts w:ascii="Times New Roman" w:hAnsi="Times New Roman" w:cs="Times New Roman"/>
          <w:sz w:val="30"/>
          <w:szCs w:val="30"/>
        </w:rPr>
      </w:pPr>
    </w:p>
    <w:p w14:paraId="063BB959" w14:textId="77777777" w:rsidR="00376A80" w:rsidRPr="00BF3B54" w:rsidRDefault="00376A80" w:rsidP="00C81440">
      <w:pPr>
        <w:tabs>
          <w:tab w:val="left" w:pos="142"/>
        </w:tabs>
        <w:spacing w:after="0" w:line="276" w:lineRule="auto"/>
        <w:ind w:firstLine="709"/>
        <w:jc w:val="both"/>
        <w:rPr>
          <w:rFonts w:ascii="Times New Roman" w:hAnsi="Times New Roman" w:cs="Times New Roman"/>
          <w:b/>
          <w:sz w:val="30"/>
          <w:szCs w:val="30"/>
        </w:rPr>
      </w:pPr>
      <w:r w:rsidRPr="00BF3B54">
        <w:rPr>
          <w:rFonts w:ascii="Times New Roman" w:hAnsi="Times New Roman" w:cs="Times New Roman"/>
          <w:sz w:val="30"/>
          <w:szCs w:val="30"/>
        </w:rPr>
        <w:t> </w:t>
      </w:r>
      <w:r w:rsidRPr="00BF3B54">
        <w:rPr>
          <w:rFonts w:ascii="Times New Roman" w:hAnsi="Times New Roman" w:cs="Times New Roman"/>
          <w:b/>
          <w:sz w:val="30"/>
          <w:szCs w:val="30"/>
        </w:rPr>
        <w:t xml:space="preserve">Статья </w:t>
      </w:r>
      <w:r w:rsidR="00583189" w:rsidRPr="00BF3B54">
        <w:rPr>
          <w:rFonts w:ascii="Times New Roman" w:hAnsi="Times New Roman" w:cs="Times New Roman"/>
          <w:b/>
          <w:sz w:val="30"/>
          <w:szCs w:val="30"/>
        </w:rPr>
        <w:t>2</w:t>
      </w:r>
      <w:r w:rsidR="00704178" w:rsidRPr="00BF3B54">
        <w:rPr>
          <w:rFonts w:ascii="Times New Roman" w:hAnsi="Times New Roman" w:cs="Times New Roman"/>
          <w:b/>
          <w:sz w:val="30"/>
          <w:szCs w:val="30"/>
        </w:rPr>
        <w:t>2</w:t>
      </w:r>
      <w:r w:rsidRPr="00BF3B54">
        <w:rPr>
          <w:rFonts w:ascii="Times New Roman" w:hAnsi="Times New Roman" w:cs="Times New Roman"/>
          <w:b/>
          <w:sz w:val="30"/>
          <w:szCs w:val="30"/>
        </w:rPr>
        <w:t xml:space="preserve">. </w:t>
      </w:r>
      <w:r w:rsidR="00BB370C" w:rsidRPr="00BF3B54">
        <w:rPr>
          <w:rFonts w:ascii="Times New Roman" w:hAnsi="Times New Roman" w:cs="Times New Roman"/>
          <w:b/>
          <w:sz w:val="30"/>
          <w:szCs w:val="30"/>
        </w:rPr>
        <w:t>Особенности заключения</w:t>
      </w:r>
      <w:r w:rsidRPr="00BF3B54">
        <w:rPr>
          <w:rFonts w:ascii="Times New Roman" w:hAnsi="Times New Roman" w:cs="Times New Roman"/>
          <w:b/>
          <w:sz w:val="30"/>
          <w:szCs w:val="30"/>
        </w:rPr>
        <w:t xml:space="preserve"> </w:t>
      </w:r>
      <w:r w:rsidR="00BB370C" w:rsidRPr="00BF3B54">
        <w:rPr>
          <w:rFonts w:ascii="Times New Roman" w:hAnsi="Times New Roman" w:cs="Times New Roman"/>
          <w:b/>
          <w:sz w:val="30"/>
          <w:szCs w:val="30"/>
        </w:rPr>
        <w:t>договоров</w:t>
      </w:r>
      <w:r w:rsidR="00484FB4" w:rsidRPr="00BF3B54">
        <w:rPr>
          <w:rFonts w:ascii="Times New Roman" w:hAnsi="Times New Roman" w:cs="Times New Roman"/>
          <w:b/>
          <w:sz w:val="30"/>
          <w:szCs w:val="30"/>
        </w:rPr>
        <w:t xml:space="preserve"> на торгах криптоактивами</w:t>
      </w:r>
    </w:p>
    <w:p w14:paraId="3C422D46"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1. Если иное не предусмотрено настоящим Федеральным законом, договор на торгах</w:t>
      </w:r>
      <w:r w:rsidR="00FD0F2D" w:rsidRPr="00BF3B54">
        <w:rPr>
          <w:rFonts w:ascii="Times New Roman" w:hAnsi="Times New Roman" w:cs="Times New Roman"/>
          <w:sz w:val="30"/>
          <w:szCs w:val="30"/>
        </w:rPr>
        <w:t xml:space="preserve"> </w:t>
      </w:r>
      <w:r w:rsidRPr="00BF3B54">
        <w:rPr>
          <w:rFonts w:ascii="Times New Roman" w:hAnsi="Times New Roman" w:cs="Times New Roman"/>
          <w:sz w:val="30"/>
          <w:szCs w:val="30"/>
        </w:rPr>
        <w:t xml:space="preserve">заключается на основании двух зарегистрированных разнонаправленных заявок, полное или частичное соответствие которых друг другу установлено и зафиксировано в реестре договоров </w:t>
      </w:r>
      <w:r w:rsidR="00FD0F2D" w:rsidRPr="00BF3B54">
        <w:rPr>
          <w:rFonts w:ascii="Times New Roman" w:hAnsi="Times New Roman" w:cs="Times New Roman"/>
          <w:sz w:val="30"/>
          <w:szCs w:val="30"/>
        </w:rPr>
        <w:t xml:space="preserve">оператором </w:t>
      </w:r>
      <w:r w:rsidR="0032649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в порядке, определенном правилами торгов. При этом разнонаправленными заявками являются заявки, содержащие встречные по отношению друг к другу волеизъявления на заключение договора. </w:t>
      </w:r>
    </w:p>
    <w:p w14:paraId="51CFBB22"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2. Если иное не предусмотрено настоящим Федеральным законом, договор считается заключенным на торгах</w:t>
      </w:r>
      <w:r w:rsidR="00484FB4" w:rsidRPr="00BF3B54">
        <w:rPr>
          <w:rFonts w:ascii="Times New Roman" w:hAnsi="Times New Roman" w:cs="Times New Roman"/>
          <w:sz w:val="30"/>
          <w:szCs w:val="30"/>
        </w:rPr>
        <w:t xml:space="preserve"> </w:t>
      </w:r>
      <w:r w:rsidRPr="00BF3B54">
        <w:rPr>
          <w:rFonts w:ascii="Times New Roman" w:hAnsi="Times New Roman" w:cs="Times New Roman"/>
          <w:sz w:val="30"/>
          <w:szCs w:val="30"/>
        </w:rPr>
        <w:t xml:space="preserve">в момент фиксации </w:t>
      </w:r>
      <w:r w:rsidR="0032649D" w:rsidRPr="00BF3B54">
        <w:rPr>
          <w:rFonts w:ascii="Times New Roman" w:hAnsi="Times New Roman" w:cs="Times New Roman"/>
          <w:sz w:val="30"/>
          <w:szCs w:val="30"/>
        </w:rPr>
        <w:t>оператором цифровой платформы</w:t>
      </w:r>
      <w:r w:rsidRPr="00BF3B54">
        <w:rPr>
          <w:rFonts w:ascii="Times New Roman" w:hAnsi="Times New Roman" w:cs="Times New Roman"/>
          <w:sz w:val="30"/>
          <w:szCs w:val="30"/>
        </w:rPr>
        <w:t xml:space="preserve"> соответствия разнонаправленных заявок друг другу путем внесения записи о заключении соответствующего договора в реестр договоров. При этом составление одного документа, подписанного сторонами, </w:t>
      </w:r>
      <w:proofErr w:type="gramStart"/>
      <w:r w:rsidRPr="00BF3B54">
        <w:rPr>
          <w:rFonts w:ascii="Times New Roman" w:hAnsi="Times New Roman" w:cs="Times New Roman"/>
          <w:sz w:val="30"/>
          <w:szCs w:val="30"/>
        </w:rPr>
        <w:t>не осуществляется</w:t>
      </w:r>
      <w:proofErr w:type="gramEnd"/>
      <w:r w:rsidRPr="00BF3B54">
        <w:rPr>
          <w:rFonts w:ascii="Times New Roman" w:hAnsi="Times New Roman" w:cs="Times New Roman"/>
          <w:sz w:val="30"/>
          <w:szCs w:val="30"/>
        </w:rPr>
        <w:t xml:space="preserve"> и простая письменная форма договора считается соблюденной. </w:t>
      </w:r>
    </w:p>
    <w:p w14:paraId="294AE5FD"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 xml:space="preserve">3. В случаях, предусмотренных правилами </w:t>
      </w:r>
      <w:r w:rsidR="0032649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договор </w:t>
      </w:r>
      <w:proofErr w:type="gramStart"/>
      <w:r w:rsidRPr="00BF3B54">
        <w:rPr>
          <w:rFonts w:ascii="Times New Roman" w:hAnsi="Times New Roman" w:cs="Times New Roman"/>
          <w:sz w:val="30"/>
          <w:szCs w:val="30"/>
        </w:rPr>
        <w:t>на торгах</w:t>
      </w:r>
      <w:proofErr w:type="gramEnd"/>
      <w:r w:rsidR="00484FB4" w:rsidRPr="00BF3B54">
        <w:rPr>
          <w:rFonts w:ascii="Times New Roman" w:hAnsi="Times New Roman" w:cs="Times New Roman"/>
          <w:sz w:val="30"/>
          <w:szCs w:val="30"/>
        </w:rPr>
        <w:t xml:space="preserve"> </w:t>
      </w:r>
      <w:r w:rsidRPr="00BF3B54">
        <w:rPr>
          <w:rFonts w:ascii="Times New Roman" w:hAnsi="Times New Roman" w:cs="Times New Roman"/>
          <w:sz w:val="30"/>
          <w:szCs w:val="30"/>
        </w:rPr>
        <w:t xml:space="preserve">может заключаться без подачи заявок. Указанный договор считается заключенным в момент, определяемый правилами </w:t>
      </w:r>
      <w:r w:rsidR="00BB370C"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путем внесения записи о заключении договора в реестр договоров. При этом составление одного документа, подписанного сторонами, </w:t>
      </w:r>
      <w:proofErr w:type="gramStart"/>
      <w:r w:rsidRPr="00BF3B54">
        <w:rPr>
          <w:rFonts w:ascii="Times New Roman" w:hAnsi="Times New Roman" w:cs="Times New Roman"/>
          <w:sz w:val="30"/>
          <w:szCs w:val="30"/>
        </w:rPr>
        <w:t>не осуществляется</w:t>
      </w:r>
      <w:proofErr w:type="gramEnd"/>
      <w:r w:rsidRPr="00BF3B54">
        <w:rPr>
          <w:rFonts w:ascii="Times New Roman" w:hAnsi="Times New Roman" w:cs="Times New Roman"/>
          <w:sz w:val="30"/>
          <w:szCs w:val="30"/>
        </w:rPr>
        <w:t xml:space="preserve"> и простая письменная форма договора считается соблюденной. </w:t>
      </w:r>
    </w:p>
    <w:p w14:paraId="3965DE32"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4. Условия договора, заключаемого на торгах, должны содержаться в заявках, правилах </w:t>
      </w:r>
      <w:r w:rsidR="0032649D" w:rsidRPr="00BF3B54">
        <w:rPr>
          <w:rFonts w:ascii="Times New Roman" w:hAnsi="Times New Roman" w:cs="Times New Roman"/>
          <w:sz w:val="30"/>
          <w:szCs w:val="30"/>
        </w:rPr>
        <w:t>цифровой платформы</w:t>
      </w:r>
      <w:r w:rsidRPr="00BF3B54">
        <w:rPr>
          <w:rFonts w:ascii="Times New Roman" w:hAnsi="Times New Roman" w:cs="Times New Roman"/>
          <w:sz w:val="30"/>
          <w:szCs w:val="30"/>
        </w:rPr>
        <w:t xml:space="preserve">, и (или) спецификациях договоров либо определяться в соответствии с указанными документами, а в случаях, предусмотренных правилами организованных торгов, могут содержаться в примерных условиях договоров, утвержденных саморегулируемой организацией профессиональных участников рынка ценных бумаг и зарегистрированных в Банке России. </w:t>
      </w:r>
    </w:p>
    <w:p w14:paraId="140A025A"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5. </w:t>
      </w:r>
      <w:r w:rsidR="00BB370C" w:rsidRPr="00BF3B54">
        <w:rPr>
          <w:rFonts w:ascii="Times New Roman" w:hAnsi="Times New Roman" w:cs="Times New Roman"/>
          <w:sz w:val="30"/>
          <w:szCs w:val="30"/>
        </w:rPr>
        <w:t>Оператор цифровой платформы</w:t>
      </w:r>
      <w:r w:rsidRPr="00BF3B54">
        <w:rPr>
          <w:rFonts w:ascii="Times New Roman" w:hAnsi="Times New Roman" w:cs="Times New Roman"/>
          <w:sz w:val="30"/>
          <w:szCs w:val="30"/>
        </w:rPr>
        <w:t xml:space="preserve"> обязан вести реестр договоров, заключенных на торгах, и предоставлять выписки из реестра договоров о заключенных договорах в соответствии с нормативными актами Банка России. </w:t>
      </w:r>
    </w:p>
    <w:p w14:paraId="5F08F688"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6. Если иное не предусмотрено настоящим Федеральным законом, заклю</w:t>
      </w:r>
      <w:r w:rsidR="00BB370C" w:rsidRPr="00BF3B54">
        <w:rPr>
          <w:rFonts w:ascii="Times New Roman" w:hAnsi="Times New Roman" w:cs="Times New Roman"/>
          <w:sz w:val="30"/>
          <w:szCs w:val="30"/>
        </w:rPr>
        <w:t>чение договора на</w:t>
      </w:r>
      <w:r w:rsidRPr="00BF3B54">
        <w:rPr>
          <w:rFonts w:ascii="Times New Roman" w:hAnsi="Times New Roman" w:cs="Times New Roman"/>
          <w:sz w:val="30"/>
          <w:szCs w:val="30"/>
        </w:rPr>
        <w:t xml:space="preserve"> торгах</w:t>
      </w:r>
      <w:r w:rsidR="00BB370C" w:rsidRPr="00BF3B54">
        <w:rPr>
          <w:rFonts w:ascii="Times New Roman" w:hAnsi="Times New Roman" w:cs="Times New Roman"/>
          <w:sz w:val="30"/>
          <w:szCs w:val="30"/>
        </w:rPr>
        <w:t xml:space="preserve"> </w:t>
      </w:r>
      <w:r w:rsidRPr="00BF3B54">
        <w:rPr>
          <w:rFonts w:ascii="Times New Roman" w:hAnsi="Times New Roman" w:cs="Times New Roman"/>
          <w:sz w:val="30"/>
          <w:szCs w:val="30"/>
        </w:rPr>
        <w:t>подтверждается выпиской из реестра договоро</w:t>
      </w:r>
      <w:r w:rsidR="00BB370C" w:rsidRPr="00BF3B54">
        <w:rPr>
          <w:rFonts w:ascii="Times New Roman" w:hAnsi="Times New Roman" w:cs="Times New Roman"/>
          <w:sz w:val="30"/>
          <w:szCs w:val="30"/>
        </w:rPr>
        <w:t>в, заключенных на</w:t>
      </w:r>
      <w:r w:rsidRPr="00BF3B54">
        <w:rPr>
          <w:rFonts w:ascii="Times New Roman" w:hAnsi="Times New Roman" w:cs="Times New Roman"/>
          <w:sz w:val="30"/>
          <w:szCs w:val="30"/>
        </w:rPr>
        <w:t xml:space="preserve"> торгах. </w:t>
      </w:r>
    </w:p>
    <w:p w14:paraId="75E6B651" w14:textId="77777777" w:rsidR="00376A80" w:rsidRPr="00BF3B54" w:rsidRDefault="00376A8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7. Стороны не вправе изменить или расторгнуть договор, заключенный на основании хотя бы одной из заявок, адресованной неограниченному кругу участников торгов, за исключением случаев, предусмотренных правилами торгов</w:t>
      </w:r>
      <w:r w:rsidR="0032649D" w:rsidRPr="00BF3B54">
        <w:rPr>
          <w:rFonts w:ascii="Times New Roman" w:hAnsi="Times New Roman" w:cs="Times New Roman"/>
          <w:sz w:val="30"/>
          <w:szCs w:val="30"/>
        </w:rPr>
        <w:t xml:space="preserve"> </w:t>
      </w:r>
      <w:r w:rsidRPr="00BF3B54">
        <w:rPr>
          <w:rFonts w:ascii="Times New Roman" w:hAnsi="Times New Roman" w:cs="Times New Roman"/>
          <w:sz w:val="30"/>
          <w:szCs w:val="30"/>
        </w:rPr>
        <w:t xml:space="preserve">по таким обязательствам. </w:t>
      </w:r>
    </w:p>
    <w:p w14:paraId="2EED2562" w14:textId="77777777" w:rsidR="00376A80" w:rsidRPr="00BF3B54" w:rsidRDefault="00165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8</w:t>
      </w:r>
      <w:r w:rsidR="00376A80" w:rsidRPr="00BF3B54">
        <w:rPr>
          <w:rFonts w:ascii="Times New Roman" w:hAnsi="Times New Roman" w:cs="Times New Roman"/>
          <w:sz w:val="30"/>
          <w:szCs w:val="30"/>
        </w:rPr>
        <w:t xml:space="preserve">. Срок исковой давности для признания договора, заключенного на торгах, недействительным составляет шесть месяцев со дня его заключения. Указанный в настоящей части срок исковой давности в случае его пропуска восстановлению не подлежит. </w:t>
      </w:r>
    </w:p>
    <w:p w14:paraId="5ABFE011" w14:textId="77777777" w:rsidR="00376A80" w:rsidRPr="00BF3B54" w:rsidRDefault="00165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9</w:t>
      </w:r>
      <w:r w:rsidR="00376A80" w:rsidRPr="00BF3B54">
        <w:rPr>
          <w:rFonts w:ascii="Times New Roman" w:hAnsi="Times New Roman" w:cs="Times New Roman"/>
          <w:sz w:val="30"/>
          <w:szCs w:val="30"/>
        </w:rPr>
        <w:t xml:space="preserve">. Имущество, приобретенное по договору, заключенному на </w:t>
      </w:r>
      <w:r w:rsidR="00BB370C" w:rsidRPr="00BF3B54">
        <w:rPr>
          <w:rFonts w:ascii="Times New Roman" w:hAnsi="Times New Roman" w:cs="Times New Roman"/>
          <w:sz w:val="30"/>
          <w:szCs w:val="30"/>
        </w:rPr>
        <w:t>торгах</w:t>
      </w:r>
      <w:r w:rsidR="00376A80" w:rsidRPr="00BF3B54">
        <w:rPr>
          <w:rFonts w:ascii="Times New Roman" w:hAnsi="Times New Roman" w:cs="Times New Roman"/>
          <w:sz w:val="30"/>
          <w:szCs w:val="30"/>
        </w:rPr>
        <w:t xml:space="preserve">, не может быть истребовано от добросовестного приобретателя. </w:t>
      </w:r>
    </w:p>
    <w:p w14:paraId="0E03C040" w14:textId="77777777" w:rsidR="00376A80" w:rsidRPr="00BF3B54" w:rsidRDefault="0016507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10</w:t>
      </w:r>
      <w:r w:rsidR="00376A80" w:rsidRPr="00BF3B54">
        <w:rPr>
          <w:rFonts w:ascii="Times New Roman" w:hAnsi="Times New Roman" w:cs="Times New Roman"/>
          <w:sz w:val="30"/>
          <w:szCs w:val="30"/>
        </w:rPr>
        <w:t xml:space="preserve">. Обязательства, возникшие из договора, сторонами которого является один и тот же участник торгов не прекращаются совпадением должника и кредитора в одном лице, если эти обязательства исполняются за </w:t>
      </w:r>
      <w:r w:rsidR="00376A80" w:rsidRPr="00BF3B54">
        <w:rPr>
          <w:rFonts w:ascii="Times New Roman" w:hAnsi="Times New Roman" w:cs="Times New Roman"/>
          <w:sz w:val="30"/>
          <w:szCs w:val="30"/>
        </w:rPr>
        <w:lastRenderedPageBreak/>
        <w:t xml:space="preserve">счет разных клиентов участника торгов или за счет разных участников торгов. </w:t>
      </w:r>
    </w:p>
    <w:p w14:paraId="40F30315" w14:textId="77777777" w:rsidR="00B31151" w:rsidRPr="00BF3B54" w:rsidRDefault="00376A80" w:rsidP="00C81440">
      <w:pPr>
        <w:tabs>
          <w:tab w:val="left" w:pos="142"/>
        </w:tabs>
        <w:spacing w:after="0" w:line="276" w:lineRule="auto"/>
        <w:ind w:firstLine="709"/>
        <w:jc w:val="both"/>
        <w:rPr>
          <w:b/>
          <w:sz w:val="30"/>
          <w:szCs w:val="30"/>
        </w:rPr>
      </w:pPr>
      <w:r w:rsidRPr="00BF3B54">
        <w:rPr>
          <w:rFonts w:ascii="Times New Roman" w:hAnsi="Times New Roman" w:cs="Times New Roman"/>
          <w:sz w:val="30"/>
          <w:szCs w:val="30"/>
        </w:rPr>
        <w:t xml:space="preserve">  </w:t>
      </w:r>
      <w:bookmarkEnd w:id="156"/>
      <w:bookmarkEnd w:id="161"/>
    </w:p>
    <w:p w14:paraId="45CA206F" w14:textId="77777777" w:rsidR="00B14D1B" w:rsidRPr="00BF3B54" w:rsidRDefault="00704178" w:rsidP="00C81440">
      <w:pPr>
        <w:pStyle w:val="3"/>
        <w:spacing w:line="276" w:lineRule="auto"/>
        <w:ind w:firstLine="709"/>
        <w:contextualSpacing/>
        <w:jc w:val="both"/>
        <w:rPr>
          <w:b/>
          <w:sz w:val="30"/>
          <w:szCs w:val="30"/>
        </w:rPr>
      </w:pPr>
      <w:bookmarkStart w:id="162" w:name="_Toc212815059"/>
      <w:bookmarkStart w:id="163" w:name="_Toc214267361"/>
      <w:bookmarkStart w:id="164" w:name="_Toc215830390"/>
      <w:bookmarkStart w:id="165" w:name="_Toc215864219"/>
      <w:bookmarkStart w:id="166" w:name="_Toc216251773"/>
      <w:bookmarkStart w:id="167" w:name="_Toc216434315"/>
      <w:bookmarkStart w:id="168" w:name="_Toc217059360"/>
      <w:r w:rsidRPr="00BF3B54">
        <w:rPr>
          <w:b/>
          <w:sz w:val="30"/>
          <w:szCs w:val="30"/>
        </w:rPr>
        <w:t>Статья 26</w:t>
      </w:r>
      <w:r w:rsidR="00B14D1B" w:rsidRPr="00BF3B54">
        <w:rPr>
          <w:b/>
          <w:sz w:val="30"/>
          <w:szCs w:val="30"/>
        </w:rPr>
        <w:t>. Ограничения переводов денежных средств и приема платежей при организации обращения цифровой валюты с нарушением законодательства Российской Федерации</w:t>
      </w:r>
      <w:bookmarkEnd w:id="162"/>
      <w:bookmarkEnd w:id="163"/>
      <w:bookmarkEnd w:id="164"/>
      <w:bookmarkEnd w:id="165"/>
      <w:bookmarkEnd w:id="166"/>
      <w:bookmarkEnd w:id="167"/>
      <w:bookmarkEnd w:id="168"/>
    </w:p>
    <w:p w14:paraId="764B1A10"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1. Кредитная организация, обслуживающая плательщика, обязана отказать в проведении операции по переводу денежных средств, в том числе электронных денежных средств, по поручению резидента в пользу российских юридических лиц, индивидуальных предпринимателей, а также иностранных граждан и лиц без гражданства, осуществляющих предпринимательскую деятельность, иностранных юридических лиц, иностранных организаций, не являющихся юридическими лицами по иностранному праву (далее - иностранные лица), информация о которых включена в перечень лиц, в пользу которых запрещены переводы денежных средств, в том числе электронных денежных средств, по поручению резидента при организации обращения цифровой валюты без участия лиц, осуществляющих организацию обращения цифровых валют  (далее - перечень лиц, в пользу которых запрещены переводы денежных средств). В случае осуществления трансграничного перевода денежных средств с использованием платежной карты применяются положения части 5 настоящей статьи. </w:t>
      </w:r>
    </w:p>
    <w:p w14:paraId="3A33CC8D"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sidDel="00C9400A">
        <w:rPr>
          <w:rFonts w:ascii="Times New Roman" w:hAnsi="Times New Roman"/>
          <w:sz w:val="30"/>
          <w:szCs w:val="30"/>
        </w:rPr>
        <w:t>Участник платформы цифрового рубля, предоставляющий пользователю платформы цифрового рубля доступ к платформе цифрового рубля, не вправе осуществлять прием к исполнению распоряжений пользователя платформы цифрового рубля о переводе цифровых рублей, в пользу российских юридических лиц, индивидуальных предпринимателей, иностранных лиц, информация о которых включена в перечень лиц, в пользу которых запрещены переводы денежных средств.</w:t>
      </w:r>
    </w:p>
    <w:p w14:paraId="703B170F"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2.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лиц, в пользу которых запрещены переводы денежных средств. Заключенные договоры с указанными лицами подлежат расторжению не позднее 15 дней после дня размещения в информационно-телекоммуникационной сети «Интернет» на официальном </w:t>
      </w:r>
      <w:r w:rsidRPr="00BF3B54">
        <w:rPr>
          <w:rFonts w:ascii="Times New Roman" w:hAnsi="Times New Roman"/>
          <w:sz w:val="30"/>
          <w:szCs w:val="30"/>
        </w:rPr>
        <w:lastRenderedPageBreak/>
        <w:t xml:space="preserve">сайте уполномоченного органа, определенного Правительством Российской Федерации, перечня лиц, в пользу которых запрещены переводы денежных средств. </w:t>
      </w:r>
    </w:p>
    <w:p w14:paraId="25F0927C"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Кредитная организация, являющаяся участником платформы цифрового рубля, не вправе предоставлять доступ к платформе цифрового рубля лицу, включенному в перечень лиц, в пользу которых запрещены переводы денежных средств.</w:t>
      </w:r>
    </w:p>
    <w:p w14:paraId="19307897"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При расторжении договора счета цифрового рубля остаток денежных средств на счете цифрового рубля (при наличии) подлежит переводу на корреспондентский счет кредитной организации, являющейся участником платформы цифрового рубля и предоставляющей доступ к платформе цифрового рубля такому лицу.</w:t>
      </w:r>
    </w:p>
    <w:p w14:paraId="738EEEA7"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3.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лиц, в пользу которых запрещены переводы денежных средств.</w:t>
      </w:r>
    </w:p>
    <w:p w14:paraId="4D66668B"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Кредитная организация, являющаяся участником платформы цифрового рубля, не вправе предоставлять доступ к платформе цифрового рубля лицу, включенному в перечень лиц, в пользу которых запрещены переводы денежных средств.</w:t>
      </w:r>
    </w:p>
    <w:p w14:paraId="6C78AF4C"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4. Платежный агент, оператор связи, оператор почтовой связи не вправе осуществлять прием платежей резидентов в пользу российских юридических лиц, индивидуальных предпринимателей, иностранных лиц, информация о которых включена в перечень лиц, в пользу которых запрещены переводы денежных средств. </w:t>
      </w:r>
    </w:p>
    <w:p w14:paraId="6CE9D76A"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5. Кредитная организация - эмитент платежной карты обязана отказать клиенту - резиденту в проведении операции по трансграничному переводу денежных средств с использованием платежной карты в пользу получателя денежных средств, находящегося за пределами территории Российской Федерации, при наличии в распоряжении (сообщении) присвоенных в рамках платежной системы, иностранной платежной системы кода или иного идентификатора операции, указывающих на осуществление получателем переводимых денежных средств деятельности по организации обращения цифровой валюты, или в случае, если имеющиеся сведения о получателе денежных средств позволяют кредитной организации </w:t>
      </w:r>
      <w:r w:rsidRPr="00BF3B54">
        <w:rPr>
          <w:rFonts w:ascii="Times New Roman" w:hAnsi="Times New Roman"/>
          <w:sz w:val="30"/>
          <w:szCs w:val="30"/>
        </w:rPr>
        <w:lastRenderedPageBreak/>
        <w:t xml:space="preserve">определить, что информация о нем включена в перечень лиц, в пользу которых запрещены переводы денежных средств. </w:t>
      </w:r>
    </w:p>
    <w:p w14:paraId="61F9F16C" w14:textId="77777777" w:rsidR="00B14D1B" w:rsidRPr="00BF3B54" w:rsidRDefault="00B14D1B" w:rsidP="00C81440">
      <w:pP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6. Порядок ведения перечня лиц, в пользу которых запрещены переводы денежных средств, состав информации, включаемой в перечень лиц, в пользу которых запрещены переводы денежных средств, а также порядок ее доведения до сведения кредитных организаций, платежных агентов, операторов связи, операторов почтовой связи, оператора платформы цифрового рубля устанавливается Правительством Российской Федерации по согласованию с Банком России.</w:t>
      </w:r>
    </w:p>
    <w:p w14:paraId="4CAF9613" w14:textId="77777777" w:rsidR="00B14D1B" w:rsidRPr="00BF3B54" w:rsidRDefault="00B14D1B" w:rsidP="00C81440">
      <w:pPr>
        <w:spacing w:after="0" w:line="276" w:lineRule="auto"/>
        <w:ind w:firstLine="709"/>
        <w:contextualSpacing/>
        <w:jc w:val="both"/>
        <w:rPr>
          <w:rFonts w:ascii="Times New Roman" w:hAnsi="Times New Roman"/>
          <w:sz w:val="30"/>
          <w:szCs w:val="30"/>
        </w:rPr>
      </w:pPr>
      <w:r w:rsidRPr="00BF3B54">
        <w:rPr>
          <w:rFonts w:ascii="Times New Roman" w:hAnsi="Times New Roman"/>
          <w:sz w:val="30"/>
          <w:szCs w:val="30"/>
        </w:rPr>
        <w:t>7. Основания и порядок включения российского юридического лица, индивидуального предпринимателя или иностранного лица в перечень лиц, в пользу которых запрещены переводы денежных средств, основания и порядок исключения российского юридического лица, индивидуального предпринимателя или иностранного лица в перечень лиц, в пользу которых запрещены переводы денежных средств, информирования российского юридического лица, индивидуального предпринимателя или иностранного лица о включении в перечень лиц, в пользу которых запрещены переводы денежных средств, а также основания и порядок оспаривания российским юридическим лицом, индивидуальным предпринимателем или иностранным лицом включения в перечень лиц, в пользу которых запрещены переводы денежных средств, устанавливаются уполномоченным органом, определенным Правительством Российской Федерации.</w:t>
      </w:r>
    </w:p>
    <w:p w14:paraId="071D2894"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 xml:space="preserve">8. Уполномоченный орган, определенный Правительством Российской Федерации, ведет и размещает на своем официальном сайте в информационно-телекоммуникационной сети «Интернет» перечень иностранных поставщиков платежных услуг, оказывающих услуги по приему платежей, переводу денежных средств, в том числе электронных денежных средств, путем осуществления операций с использованием электронных средств платежа по поручениям резидентов лицам, информация о которых включена в перечень лиц, в пользу которых запрещены переводы денежных средств (далее –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В перечень иностранных лиц, осуществляющих переводы в пользу лиц, организующих обращение </w:t>
      </w:r>
      <w:r w:rsidRPr="00BF3B54">
        <w:rPr>
          <w:sz w:val="30"/>
          <w:szCs w:val="30"/>
        </w:rPr>
        <w:lastRenderedPageBreak/>
        <w:t>цифровой валюты без участия лиц, осуществляющих организацию обращения цифровых валют, не подлежат включению иностранные лица, являющиеся иностранными банками.</w:t>
      </w:r>
    </w:p>
    <w:p w14:paraId="04AA68CC"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9. Кредитная организация, обслуживающая плательщика, обязана отказать в проведении операции по переводу денежных средств, в том числе электронных денежных средств, по поручению резидента в пользу лица, включенного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w:t>
      </w:r>
    </w:p>
    <w:p w14:paraId="188301F9"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Участник платформы цифрового рубля, предоставляющий пользователю платформы цифрового рубля доступ к платформе цифрового рубля, не вправе осуществлять прием к исполнению распоряжений пользователя платформы цифрового рубля о переводе цифровых рублей, в пользу лица, включенного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w:t>
      </w:r>
    </w:p>
    <w:p w14:paraId="74EF7935"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 xml:space="preserve">10. В случае осуществления трансграничного перевода денежных средств с использованием платежной карты кредитная организация - эмитент платежной карты обязана отказать клиенту - резиденту в проведении операции по трансграничному переводу денежных средств в пользу получателя денежных средств, находящегося за пределами территории Российской Федерации, в случае, если имеющиеся сведения о получателе денежных средств позволяют кредитной организации определить, что получатель денежных средств является лицом, включенным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w:t>
      </w:r>
    </w:p>
    <w:p w14:paraId="2209D899"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11. Платежный агент, оператор связи, оператор почтовой связи не вправе осуществлять прием платежей резидентов в пользу лиц, включенных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w:t>
      </w:r>
    </w:p>
    <w:p w14:paraId="6EC72040"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 xml:space="preserve">12. 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иностранных лиц, </w:t>
      </w:r>
      <w:r w:rsidRPr="00BF3B54">
        <w:rPr>
          <w:sz w:val="30"/>
          <w:szCs w:val="30"/>
        </w:rPr>
        <w:lastRenderedPageBreak/>
        <w:t xml:space="preserve">осуществляющих переводы в пользу лиц, организующих обращение цифровой валюты без участия лиц, осуществляющих организацию обращения цифровых валют. Заключенные договоры с указанными лицами подлежат расторжению не позднее 15 дней после дня размещения в информационно-телекоммуникационной сети «Интернет» на официальном сайте уполномоченного органа, определенного Правительством Российской Федерации, перечня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w:t>
      </w:r>
    </w:p>
    <w:p w14:paraId="682D19B4"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Кредитная организация, являющаяся участником платформы цифрового рубля, не вправе предоставлять доступ к платформе цифрового рубля лицам, включенным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w:t>
      </w:r>
    </w:p>
    <w:p w14:paraId="2540024F"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При расторжении договора счета цифрового рубля остаток денежных средств на счете цифрового рубля (при наличии) подлежит переводу на корреспондентский счет кредитной организации, являющейся участником платформы цифрового рубля и предоставляющей доступ к платформе цифрового рубля такому лицу.</w:t>
      </w:r>
    </w:p>
    <w:p w14:paraId="23A5441A"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13. Порядок ведения перечня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состав информации, включаемой в перечень, а также порядок ее доведения до сведения кредитных организаций, платежных агентов, операторов связи, операторов почтовой связи, оператора платформы цифрового рубля устанавливается Правительством Российской Федерации по согласованию с Банком России.</w:t>
      </w:r>
    </w:p>
    <w:p w14:paraId="16326427"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t>При этом сведения о лицах, включенных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подлежат размещению в информационно-телекоммуникационной сети «Интернет» на официальном сайте уполномоченного органа, определенного Правительством Российской Федерации.</w:t>
      </w:r>
    </w:p>
    <w:p w14:paraId="2638E351" w14:textId="77777777" w:rsidR="00B14D1B" w:rsidRPr="00BF3B54" w:rsidRDefault="00B14D1B" w:rsidP="00C81440">
      <w:pPr>
        <w:pStyle w:val="a3"/>
        <w:spacing w:before="0" w:beforeAutospacing="0" w:after="120" w:afterAutospacing="0" w:line="276" w:lineRule="auto"/>
        <w:ind w:firstLine="709"/>
        <w:contextualSpacing/>
        <w:jc w:val="both"/>
        <w:rPr>
          <w:sz w:val="30"/>
          <w:szCs w:val="30"/>
        </w:rPr>
      </w:pPr>
      <w:r w:rsidRPr="00BF3B54">
        <w:rPr>
          <w:sz w:val="30"/>
          <w:szCs w:val="30"/>
        </w:rPr>
        <w:lastRenderedPageBreak/>
        <w:t>14. Основания и порядок включения иностранных поставщиков платежных услуг, оказывающих услуги по приему платежей, переводу денежных средств, в том числе электронных денежных средств, путем осуществления операций с использованием электронных средств платежа по поручениям резидентов,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в пользу которых запрещены переводы денежных средств, основания и порядок исключения таких иностранных поставщиков платежных услуг в указанный перечень, а также основания и порядок оспаривания включения таких иностранных поставщиков платежных услуг в указанный перечень устанавливаются уполномоченным органом, определенным Правительством Российской Федерации.</w:t>
      </w:r>
    </w:p>
    <w:p w14:paraId="6F756846" w14:textId="77777777" w:rsidR="00B14D1B" w:rsidRPr="00BF3B54" w:rsidRDefault="00B14D1B" w:rsidP="00C81440">
      <w:pPr>
        <w:pStyle w:val="a3"/>
        <w:spacing w:before="0" w:beforeAutospacing="0" w:after="0" w:afterAutospacing="0" w:line="276" w:lineRule="auto"/>
        <w:ind w:firstLine="709"/>
        <w:contextualSpacing/>
        <w:jc w:val="both"/>
        <w:rPr>
          <w:sz w:val="30"/>
          <w:szCs w:val="30"/>
        </w:rPr>
      </w:pPr>
      <w:r w:rsidRPr="00BF3B54">
        <w:rPr>
          <w:sz w:val="30"/>
          <w:szCs w:val="30"/>
        </w:rPr>
        <w:t>15. Уполномоченный орган, определенный Правительством Российской Федерации, направляет в Банк России информацию о выявленных им случаях осуществления кредитными организациями переводов денежных средств (электронных денежных средств) в пользу лиц, включенных в перечень лиц, в пользу которых запрещены переводы денежных средств, либо в пользу лиц, включенных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цифровых валют, для принятия Банком России в отношении таких кредитных организаций и их должностных лиц мер, предусмотренных законодательством Российской Федерации.</w:t>
      </w:r>
    </w:p>
    <w:p w14:paraId="062E3B12" w14:textId="77777777" w:rsidR="00B14D1B" w:rsidRPr="00BF3B54" w:rsidRDefault="00B14D1B" w:rsidP="00C81440">
      <w:pPr>
        <w:pStyle w:val="a3"/>
        <w:spacing w:before="0" w:beforeAutospacing="0" w:after="0" w:afterAutospacing="0" w:line="276" w:lineRule="auto"/>
        <w:ind w:firstLine="709"/>
        <w:contextualSpacing/>
        <w:jc w:val="both"/>
        <w:rPr>
          <w:sz w:val="30"/>
          <w:szCs w:val="30"/>
        </w:rPr>
      </w:pPr>
    </w:p>
    <w:p w14:paraId="369CDBE9" w14:textId="77777777" w:rsidR="002E0615" w:rsidRPr="00BF3B54" w:rsidRDefault="00704178" w:rsidP="00C81440">
      <w:pPr>
        <w:pStyle w:val="3"/>
        <w:spacing w:line="276" w:lineRule="auto"/>
        <w:ind w:firstLine="709"/>
        <w:jc w:val="left"/>
        <w:rPr>
          <w:b/>
          <w:sz w:val="30"/>
          <w:szCs w:val="30"/>
        </w:rPr>
      </w:pPr>
      <w:bookmarkStart w:id="169" w:name="_Toc217059369"/>
      <w:r w:rsidRPr="00BF3B54">
        <w:rPr>
          <w:b/>
          <w:sz w:val="30"/>
          <w:szCs w:val="30"/>
        </w:rPr>
        <w:t>Статья 29</w:t>
      </w:r>
      <w:r w:rsidR="002E0615" w:rsidRPr="00BF3B54">
        <w:rPr>
          <w:b/>
          <w:sz w:val="30"/>
          <w:szCs w:val="30"/>
        </w:rPr>
        <w:t xml:space="preserve">. Требования к </w:t>
      </w:r>
      <w:bookmarkEnd w:id="169"/>
      <w:r w:rsidR="002E0615" w:rsidRPr="00BF3B54">
        <w:rPr>
          <w:b/>
          <w:sz w:val="30"/>
          <w:szCs w:val="30"/>
        </w:rPr>
        <w:t>оператору цифровой платформы</w:t>
      </w:r>
    </w:p>
    <w:p w14:paraId="3AAD403A" w14:textId="77777777" w:rsidR="002E0615" w:rsidRPr="00BF3B54" w:rsidRDefault="00A818A0" w:rsidP="00C81440">
      <w:pPr>
        <w:tabs>
          <w:tab w:val="left" w:pos="142"/>
        </w:tabs>
        <w:spacing w:before="240"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w:t>
      </w:r>
      <w:r w:rsidR="002E0615" w:rsidRPr="00BF3B54">
        <w:rPr>
          <w:rFonts w:ascii="Times New Roman" w:hAnsi="Times New Roman" w:cs="Times New Roman"/>
          <w:sz w:val="30"/>
          <w:szCs w:val="30"/>
        </w:rPr>
        <w:t>. Банк России вправе установить требования к минимальному размеру собственных средств (капитала) оператора</w:t>
      </w:r>
      <w:r w:rsidR="002E0615" w:rsidRPr="00BF3B54">
        <w:rPr>
          <w:rFonts w:ascii="Times New Roman" w:eastAsiaTheme="minorEastAsia" w:hAnsi="Times New Roman" w:cs="Times New Roman"/>
          <w:sz w:val="30"/>
          <w:szCs w:val="30"/>
        </w:rPr>
        <w:t xml:space="preserve"> цифровой платформы, составу и структуре активов, принимаемых к расчету собственных средств, нормативу достаточности собственных средств (капитала) оператора цифровой платформы, а также порядок расчета размера </w:t>
      </w:r>
      <w:r w:rsidR="002E0615" w:rsidRPr="00BF3B54">
        <w:rPr>
          <w:rFonts w:ascii="Times New Roman" w:hAnsi="Times New Roman" w:cs="Times New Roman"/>
          <w:sz w:val="30"/>
          <w:szCs w:val="30"/>
        </w:rPr>
        <w:t>собственных средств (капитала) и норматива достаточности собственных средств (капитала) оператора цифровой платформы.</w:t>
      </w:r>
    </w:p>
    <w:p w14:paraId="2385CEF5" w14:textId="77777777" w:rsidR="002E0615" w:rsidRPr="00BF3B54" w:rsidRDefault="00A818A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2</w:t>
      </w:r>
      <w:r w:rsidR="002E0615" w:rsidRPr="00BF3B54">
        <w:rPr>
          <w:rFonts w:ascii="Times New Roman" w:hAnsi="Times New Roman" w:cs="Times New Roman"/>
          <w:sz w:val="30"/>
          <w:szCs w:val="30"/>
        </w:rPr>
        <w:t xml:space="preserve">. </w:t>
      </w:r>
      <w:r w:rsidR="00592502" w:rsidRPr="00BF3B54">
        <w:rPr>
          <w:rFonts w:ascii="Times New Roman" w:hAnsi="Times New Roman" w:cs="Times New Roman"/>
          <w:sz w:val="30"/>
          <w:szCs w:val="30"/>
        </w:rPr>
        <w:t>Оператор цифровой платформы</w:t>
      </w:r>
      <w:r w:rsidR="002E0615" w:rsidRPr="00BF3B54">
        <w:rPr>
          <w:rFonts w:ascii="Times New Roman" w:hAnsi="Times New Roman" w:cs="Times New Roman"/>
          <w:sz w:val="30"/>
          <w:szCs w:val="30"/>
        </w:rPr>
        <w:t xml:space="preserve"> обязан иметь основной и резервный комплексы программно-</w:t>
      </w:r>
      <w:r w:rsidR="002E0615" w:rsidRPr="00BF3B54">
        <w:rPr>
          <w:rFonts w:ascii="Times New Roman" w:eastAsiaTheme="minorEastAsia" w:hAnsi="Times New Roman" w:cs="Times New Roman"/>
          <w:sz w:val="30"/>
          <w:szCs w:val="30"/>
        </w:rPr>
        <w:t xml:space="preserve">технических средств, которые должны быть расположены на территории Российской Федерации, а также должен сформировать систему резервного копирования. Программно-технические средства оператора цифровой платформы должны соответствовать характеру и объему </w:t>
      </w:r>
      <w:r w:rsidR="002E0615" w:rsidRPr="00BF3B54">
        <w:rPr>
          <w:rFonts w:ascii="Times New Roman" w:hAnsi="Times New Roman"/>
          <w:sz w:val="30"/>
          <w:szCs w:val="30"/>
        </w:rPr>
        <w:t>проводимых им операций</w:t>
      </w:r>
      <w:r w:rsidR="002E0615" w:rsidRPr="00BF3B54">
        <w:rPr>
          <w:rFonts w:ascii="Times New Roman" w:eastAsiaTheme="minorEastAsia" w:hAnsi="Times New Roman" w:cs="Times New Roman"/>
          <w:sz w:val="30"/>
          <w:szCs w:val="30"/>
        </w:rPr>
        <w:t xml:space="preserve"> и обеспечивать его бесперебойную </w:t>
      </w:r>
      <w:r w:rsidR="002E0615" w:rsidRPr="00BF3B54">
        <w:rPr>
          <w:rFonts w:ascii="Times New Roman" w:hAnsi="Times New Roman" w:cs="Times New Roman"/>
          <w:sz w:val="30"/>
          <w:szCs w:val="30"/>
        </w:rPr>
        <w:t xml:space="preserve">деятельность. </w:t>
      </w:r>
    </w:p>
    <w:p w14:paraId="5F615755" w14:textId="77777777" w:rsidR="002E0615" w:rsidRPr="00BF3B54" w:rsidRDefault="002E061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Банк России вправе установить требования к программно-техническим средствам оператора цифровой платформы, к системе резервного копирования, а также требования к информационной безопасности цифрового депозитария.</w:t>
      </w:r>
    </w:p>
    <w:p w14:paraId="346038E9" w14:textId="77777777" w:rsidR="002E0615" w:rsidRPr="00BF3B54" w:rsidRDefault="00A818A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w:t>
      </w:r>
      <w:r w:rsidR="002E0615" w:rsidRPr="00BF3B54">
        <w:rPr>
          <w:rFonts w:ascii="Times New Roman" w:hAnsi="Times New Roman" w:cs="Times New Roman"/>
          <w:sz w:val="30"/>
          <w:szCs w:val="30"/>
        </w:rPr>
        <w:t>. Оператор цифровой платформы обязан принимать все разумные меры по выявлению конфликта интересов, который может возникнуть у этого оператора цифровой платформы, членов его органов управления, работников, лиц, действующих за его счет, отдельных его клиентов, контролирующих и подконтрольных лиц и его клиентов, управлению конфликтом интересов и предотвращению его реализации.</w:t>
      </w:r>
    </w:p>
    <w:p w14:paraId="6A742519" w14:textId="77777777" w:rsidR="002E0615" w:rsidRPr="00BF3B54" w:rsidRDefault="002E0615"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В случае, если меры, принятые оператором цифровой платформы для предотвращения реализации конфликта интересов, являются недостаточными и не позволяют избежать риска его реализации, цифровой депозитарий должен уведомить клиента об общем характере и (или) источниках конфликта интересов до начала совершения юридических и (или) фактических действий в отношении имущества клиента. Нормативными актами Банка России могут быть установлены ограничения и (или) запреты в отношении отдельных действий цифрового депозитария, осуществление которых свидетельствует о реализации конфликта интересов.</w:t>
      </w:r>
    </w:p>
    <w:p w14:paraId="04C023DA" w14:textId="77777777" w:rsidR="002E0615" w:rsidRPr="00BF3B54" w:rsidRDefault="00A818A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4</w:t>
      </w:r>
      <w:r w:rsidR="002E0615" w:rsidRPr="00BF3B54">
        <w:rPr>
          <w:rFonts w:ascii="Times New Roman" w:hAnsi="Times New Roman" w:cs="Times New Roman"/>
          <w:sz w:val="30"/>
          <w:szCs w:val="30"/>
        </w:rPr>
        <w:t xml:space="preserve">. </w:t>
      </w:r>
      <w:r w:rsidR="00592502" w:rsidRPr="00BF3B54">
        <w:rPr>
          <w:rFonts w:ascii="Times New Roman" w:hAnsi="Times New Roman" w:cs="Times New Roman"/>
          <w:sz w:val="30"/>
          <w:szCs w:val="30"/>
        </w:rPr>
        <w:t>Оператор цифровой платформы</w:t>
      </w:r>
      <w:r w:rsidR="002E0615" w:rsidRPr="00BF3B54">
        <w:rPr>
          <w:rFonts w:ascii="Times New Roman" w:hAnsi="Times New Roman" w:cs="Times New Roman"/>
          <w:sz w:val="30"/>
          <w:szCs w:val="30"/>
        </w:rPr>
        <w:t xml:space="preserve"> вправе страховать риск ответственности за нарушение договора, заключенного в связи с осуществлением им деятельности цифрового депозитария.</w:t>
      </w:r>
    </w:p>
    <w:p w14:paraId="5A2C07A8" w14:textId="77777777" w:rsidR="002E0615" w:rsidRPr="00BF3B54" w:rsidRDefault="00A818A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5</w:t>
      </w:r>
      <w:r w:rsidR="002E0615" w:rsidRPr="00BF3B54">
        <w:rPr>
          <w:rFonts w:ascii="Times New Roman" w:hAnsi="Times New Roman" w:cs="Times New Roman"/>
          <w:sz w:val="30"/>
          <w:szCs w:val="30"/>
        </w:rPr>
        <w:t xml:space="preserve">. </w:t>
      </w:r>
      <w:r w:rsidR="00592502" w:rsidRPr="00BF3B54">
        <w:rPr>
          <w:rFonts w:ascii="Times New Roman" w:hAnsi="Times New Roman" w:cs="Times New Roman"/>
          <w:sz w:val="30"/>
          <w:szCs w:val="30"/>
        </w:rPr>
        <w:t xml:space="preserve">Оператор цифровой платформы </w:t>
      </w:r>
      <w:r w:rsidR="002E0615" w:rsidRPr="00BF3B54">
        <w:rPr>
          <w:rFonts w:ascii="Times New Roman" w:hAnsi="Times New Roman" w:cs="Times New Roman"/>
          <w:sz w:val="30"/>
          <w:szCs w:val="30"/>
        </w:rPr>
        <w:t>обязан обеспечить возможность предоставления в Банк России электронных документов, а также возможность получения от Банка России электронных документов в порядке, установленном Банком России.</w:t>
      </w:r>
    </w:p>
    <w:p w14:paraId="662EB157" w14:textId="77777777" w:rsidR="002E0615" w:rsidRPr="00BF3B54" w:rsidRDefault="00A818A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6</w:t>
      </w:r>
      <w:r w:rsidR="002E0615" w:rsidRPr="00BF3B54">
        <w:rPr>
          <w:rFonts w:ascii="Times New Roman" w:hAnsi="Times New Roman" w:cs="Times New Roman"/>
          <w:sz w:val="30"/>
          <w:szCs w:val="30"/>
        </w:rPr>
        <w:t xml:space="preserve">. </w:t>
      </w:r>
      <w:r w:rsidR="00592502" w:rsidRPr="00BF3B54">
        <w:rPr>
          <w:rFonts w:ascii="Times New Roman" w:hAnsi="Times New Roman" w:cs="Times New Roman"/>
          <w:sz w:val="30"/>
          <w:szCs w:val="30"/>
        </w:rPr>
        <w:t xml:space="preserve">Оператор цифровой платформы </w:t>
      </w:r>
      <w:r w:rsidR="002E0615" w:rsidRPr="00BF3B54">
        <w:rPr>
          <w:rFonts w:ascii="Times New Roman" w:hAnsi="Times New Roman" w:cs="Times New Roman"/>
          <w:sz w:val="30"/>
          <w:szCs w:val="30"/>
        </w:rPr>
        <w:t>вправе совмещать свою деятельность с иной деятельностью. Банк России вправе установить ограничения на совмещение деятельности цифрового депозитария с иной деятельностью и условия такого совмещения.</w:t>
      </w:r>
    </w:p>
    <w:p w14:paraId="2856335E" w14:textId="77777777" w:rsidR="002E0615" w:rsidRPr="00BF3B54" w:rsidRDefault="00A818A0"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7</w:t>
      </w:r>
      <w:r w:rsidR="002E0615" w:rsidRPr="00BF3B54">
        <w:rPr>
          <w:rFonts w:ascii="Times New Roman" w:hAnsi="Times New Roman" w:cs="Times New Roman"/>
          <w:sz w:val="30"/>
          <w:szCs w:val="30"/>
        </w:rPr>
        <w:t>. Банк России вправе установить дополнительные требования к деятельности цифрового депозитария.</w:t>
      </w:r>
    </w:p>
    <w:p w14:paraId="0DFD720C" w14:textId="77777777" w:rsidR="00704178" w:rsidRPr="00BF3B54" w:rsidRDefault="00704178" w:rsidP="00C81440">
      <w:pPr>
        <w:tabs>
          <w:tab w:val="left" w:pos="142"/>
        </w:tabs>
        <w:spacing w:after="0" w:line="276" w:lineRule="auto"/>
        <w:ind w:firstLine="709"/>
        <w:jc w:val="both"/>
        <w:rPr>
          <w:rFonts w:ascii="Times New Roman" w:hAnsi="Times New Roman" w:cs="Times New Roman"/>
          <w:sz w:val="30"/>
          <w:szCs w:val="30"/>
        </w:rPr>
      </w:pPr>
    </w:p>
    <w:p w14:paraId="4F0CE21E" w14:textId="77777777" w:rsidR="00FC0EAF" w:rsidRPr="00BF3B54" w:rsidRDefault="00FC0EAF" w:rsidP="00C81440">
      <w:pPr>
        <w:pBdr>
          <w:top w:val="nil"/>
          <w:left w:val="nil"/>
          <w:bottom w:val="nil"/>
          <w:right w:val="nil"/>
          <w:between w:val="nil"/>
        </w:pBdr>
        <w:spacing w:before="240" w:after="120" w:line="276" w:lineRule="auto"/>
        <w:ind w:firstLine="709"/>
        <w:contextualSpacing/>
        <w:jc w:val="both"/>
        <w:rPr>
          <w:b/>
          <w:sz w:val="30"/>
          <w:szCs w:val="30"/>
        </w:rPr>
      </w:pPr>
      <w:bookmarkStart w:id="170" w:name="_Toc217059370"/>
      <w:r w:rsidRPr="00BF3B54">
        <w:rPr>
          <w:rFonts w:ascii="Times New Roman" w:hAnsi="Times New Roman"/>
          <w:b/>
          <w:sz w:val="30"/>
          <w:szCs w:val="30"/>
        </w:rPr>
        <w:t xml:space="preserve">Статья </w:t>
      </w:r>
      <w:r w:rsidR="00704178" w:rsidRPr="00BF3B54">
        <w:rPr>
          <w:rFonts w:ascii="Times New Roman" w:hAnsi="Times New Roman"/>
          <w:b/>
          <w:sz w:val="30"/>
          <w:szCs w:val="30"/>
        </w:rPr>
        <w:t>30</w:t>
      </w:r>
      <w:r w:rsidRPr="00BF3B54">
        <w:rPr>
          <w:rFonts w:ascii="Times New Roman" w:hAnsi="Times New Roman"/>
          <w:b/>
          <w:sz w:val="30"/>
          <w:szCs w:val="30"/>
        </w:rPr>
        <w:t xml:space="preserve">. Внутренний контроль и управление рисками </w:t>
      </w:r>
      <w:bookmarkEnd w:id="170"/>
      <w:r w:rsidRPr="00BF3B54">
        <w:rPr>
          <w:rFonts w:ascii="Times New Roman" w:hAnsi="Times New Roman" w:cs="Times New Roman"/>
          <w:b/>
          <w:sz w:val="30"/>
          <w:szCs w:val="30"/>
        </w:rPr>
        <w:t>оператора цифровой платформы</w:t>
      </w:r>
    </w:p>
    <w:p w14:paraId="3C4B75BC"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Оператор цифровой платформы обязан организовать систему внутреннего контроля, в рамках которой цифровой депозитарий должен осуществлять внутренний контроль, и внутренний аудит. Организация и функционирование внутреннего контроля и внутреннего аудита в цифровом депозитарии осуществляются на основании его внутренних документов. Банк России вправе определить в нормативном акте требования к системе внутреннего контроля цифрового депозитария и требования к его внутренним документам, на основании которых цифровой депозитарий организует систему внутреннего контроля.</w:t>
      </w:r>
    </w:p>
    <w:p w14:paraId="35F08929"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sz w:val="30"/>
          <w:szCs w:val="30"/>
        </w:rPr>
        <w:t xml:space="preserve">2. </w:t>
      </w:r>
      <w:r w:rsidRPr="00BF3B54">
        <w:rPr>
          <w:rFonts w:ascii="Times New Roman" w:hAnsi="Times New Roman" w:cs="Times New Roman"/>
          <w:sz w:val="30"/>
          <w:szCs w:val="30"/>
        </w:rPr>
        <w:t xml:space="preserve">Оператор цифровой платформы обязан: </w:t>
      </w:r>
    </w:p>
    <w:p w14:paraId="67CAB7E5"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назначить внутреннего контролера или сформировать отдельное структурное подразделение (службу внутреннего контроля);</w:t>
      </w:r>
    </w:p>
    <w:p w14:paraId="66FDA966"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2) назначить внутреннего аудитора или сформировать отдельное структурное подразделение (службу внутреннего аудита) в случае осуществление цифровым депозитарием внутреннего аудита, если это предусмотрено требованиями к системе внутреннего контроля цифрового депозитария.</w:t>
      </w:r>
    </w:p>
    <w:p w14:paraId="2C58ACC3" w14:textId="77777777" w:rsidR="00FC0EAF" w:rsidRPr="00BF3B54" w:rsidRDefault="00FC0EAF"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t xml:space="preserve">3. </w:t>
      </w:r>
      <w:r w:rsidRPr="00BF3B54">
        <w:rPr>
          <w:rFonts w:ascii="Times New Roman" w:hAnsi="Times New Roman" w:cs="Times New Roman"/>
          <w:sz w:val="30"/>
          <w:szCs w:val="30"/>
        </w:rPr>
        <w:t>Оператор цифровой платформы</w:t>
      </w:r>
      <w:r w:rsidRPr="00BF3B54">
        <w:rPr>
          <w:rFonts w:ascii="Times New Roman" w:hAnsi="Times New Roman"/>
          <w:sz w:val="30"/>
          <w:szCs w:val="30"/>
        </w:rPr>
        <w:t xml:space="preserve"> обязан создать систему управления рисками и осуществлять меры по управлению рисками, направленные в том числе на обеспечение невозможности проведения операций по администрируемым им адресам-идентификаторам без его согласия. Меры по управлению рисками осуществляются цифровым депозитарием в той мере, в которой управление такими рисками достижимо с учетом особенностей функционирования информационных систем, в которых открыты адреса идентификаторы. </w:t>
      </w:r>
      <w:r w:rsidR="008357AC" w:rsidRPr="00BF3B54">
        <w:rPr>
          <w:rFonts w:ascii="Times New Roman" w:hAnsi="Times New Roman"/>
          <w:sz w:val="30"/>
          <w:szCs w:val="30"/>
        </w:rPr>
        <w:t>Оператор цифровой платформы</w:t>
      </w:r>
      <w:r w:rsidRPr="00BF3B54">
        <w:rPr>
          <w:rFonts w:ascii="Times New Roman" w:hAnsi="Times New Roman"/>
          <w:sz w:val="30"/>
          <w:szCs w:val="30"/>
        </w:rPr>
        <w:t xml:space="preserve"> обязан установить во внутреннем документе требования к системе управления </w:t>
      </w:r>
      <w:r w:rsidRPr="00BF3B54">
        <w:rPr>
          <w:rFonts w:ascii="Times New Roman" w:hAnsi="Times New Roman"/>
          <w:sz w:val="30"/>
          <w:szCs w:val="30"/>
        </w:rPr>
        <w:lastRenderedPageBreak/>
        <w:t>рисками, включая порядок осуществления мер по управлению рисками и требования к программно-техническим средствам цифрового депозитария. Цифровой депозитарий обязан назначить лицо, ответственное за управление рисками или сформировать отдельное структурное подразделение (службу по управлению рисками).</w:t>
      </w:r>
    </w:p>
    <w:p w14:paraId="60E86E3C" w14:textId="77777777" w:rsidR="00FC0EAF" w:rsidRPr="00BF3B54" w:rsidRDefault="00FC0EAF"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cs="Times New Roman"/>
          <w:sz w:val="30"/>
          <w:szCs w:val="30"/>
        </w:rPr>
        <w:t>Оператор цифровой платформы</w:t>
      </w:r>
      <w:r w:rsidRPr="00BF3B54">
        <w:rPr>
          <w:rFonts w:ascii="Times New Roman" w:hAnsi="Times New Roman"/>
          <w:sz w:val="30"/>
          <w:szCs w:val="30"/>
        </w:rPr>
        <w:t xml:space="preserve"> вправе установить требования к системе управления рисками цифрового депозитария, в том числе связанными с осуществлением деятельности по учету и переходу цифровой валюты, цифровых прав, и совершением операций с собственным имуществом, требования к мерам, применяемым цифровым депозитарием для управления рисками и требования к внутреннему документу </w:t>
      </w:r>
      <w:r w:rsidR="008357AC" w:rsidRPr="00BF3B54">
        <w:rPr>
          <w:rFonts w:ascii="Times New Roman" w:hAnsi="Times New Roman"/>
          <w:sz w:val="30"/>
          <w:szCs w:val="30"/>
        </w:rPr>
        <w:t>оператора цифровой платформы</w:t>
      </w:r>
      <w:r w:rsidRPr="00BF3B54">
        <w:rPr>
          <w:rFonts w:ascii="Times New Roman" w:hAnsi="Times New Roman"/>
          <w:sz w:val="30"/>
          <w:szCs w:val="30"/>
        </w:rPr>
        <w:t>, определяющему требования к системе управления рисками</w:t>
      </w:r>
      <w:r w:rsidRPr="00BF3B54">
        <w:rPr>
          <w:sz w:val="30"/>
          <w:szCs w:val="30"/>
        </w:rPr>
        <w:t xml:space="preserve"> </w:t>
      </w:r>
      <w:r w:rsidRPr="00BF3B54">
        <w:rPr>
          <w:rFonts w:ascii="Times New Roman" w:hAnsi="Times New Roman" w:cs="Times New Roman"/>
          <w:sz w:val="30"/>
          <w:szCs w:val="30"/>
        </w:rPr>
        <w:t>оператора цифровой платформы</w:t>
      </w:r>
      <w:r w:rsidRPr="00BF3B54">
        <w:rPr>
          <w:sz w:val="30"/>
          <w:szCs w:val="30"/>
        </w:rPr>
        <w:t>.</w:t>
      </w:r>
    </w:p>
    <w:p w14:paraId="4FD9D2E1" w14:textId="77777777" w:rsidR="00FC0EAF" w:rsidRPr="00BF3B54" w:rsidRDefault="00FC0EAF" w:rsidP="00C81440">
      <w:pPr>
        <w:spacing w:before="240" w:line="276" w:lineRule="auto"/>
        <w:jc w:val="both"/>
        <w:rPr>
          <w:b/>
          <w:sz w:val="30"/>
          <w:szCs w:val="30"/>
        </w:rPr>
      </w:pPr>
      <w:r w:rsidRPr="00BF3B54">
        <w:rPr>
          <w:rFonts w:ascii="Times New Roman" w:hAnsi="Times New Roman" w:cs="Times New Roman"/>
          <w:b/>
          <w:sz w:val="30"/>
          <w:szCs w:val="30"/>
        </w:rPr>
        <w:tab/>
      </w:r>
      <w:bookmarkStart w:id="171" w:name="_Toc217059371"/>
      <w:bookmarkStart w:id="172" w:name="_Toc215852683"/>
      <w:bookmarkStart w:id="173" w:name="_Toc215864198"/>
      <w:bookmarkStart w:id="174" w:name="_Toc216253348"/>
      <w:bookmarkStart w:id="175" w:name="_Toc217059372"/>
      <w:r w:rsidRPr="00BF3B54">
        <w:rPr>
          <w:b/>
          <w:sz w:val="30"/>
          <w:szCs w:val="30"/>
        </w:rPr>
        <w:t xml:space="preserve">Статья </w:t>
      </w:r>
      <w:bookmarkEnd w:id="171"/>
      <w:r w:rsidR="00704178" w:rsidRPr="00BF3B54">
        <w:rPr>
          <w:rFonts w:ascii="Times New Roman" w:hAnsi="Times New Roman"/>
          <w:b/>
          <w:sz w:val="30"/>
          <w:szCs w:val="30"/>
        </w:rPr>
        <w:t>31</w:t>
      </w:r>
      <w:r w:rsidRPr="00BF3B54">
        <w:rPr>
          <w:rFonts w:ascii="Times New Roman" w:hAnsi="Times New Roman"/>
          <w:b/>
          <w:sz w:val="30"/>
          <w:szCs w:val="30"/>
        </w:rPr>
        <w:t xml:space="preserve">. Обеспечение конфиденциальности информации </w:t>
      </w:r>
      <w:bookmarkEnd w:id="172"/>
      <w:bookmarkEnd w:id="173"/>
      <w:bookmarkEnd w:id="174"/>
      <w:bookmarkEnd w:id="175"/>
      <w:r w:rsidRPr="00BF3B54">
        <w:rPr>
          <w:rFonts w:ascii="Times New Roman" w:hAnsi="Times New Roman" w:cs="Times New Roman"/>
          <w:b/>
          <w:sz w:val="30"/>
          <w:szCs w:val="30"/>
        </w:rPr>
        <w:t>оператором цифровой платформы</w:t>
      </w:r>
      <w:r w:rsidRPr="00BF3B54">
        <w:rPr>
          <w:rFonts w:ascii="Times New Roman" w:hAnsi="Times New Roman"/>
          <w:b/>
          <w:sz w:val="30"/>
          <w:szCs w:val="30"/>
        </w:rPr>
        <w:t xml:space="preserve"> </w:t>
      </w:r>
    </w:p>
    <w:p w14:paraId="727BEED5"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cs="Times New Roman"/>
          <w:sz w:val="30"/>
          <w:szCs w:val="30"/>
        </w:rPr>
        <w:t>1. Операторы цифровой платформы</w:t>
      </w:r>
      <w:r w:rsidRPr="00BF3B54" w:rsidDel="00486DFD">
        <w:rPr>
          <w:rFonts w:ascii="Times New Roman" w:hAnsi="Times New Roman" w:cs="Times New Roman"/>
          <w:sz w:val="30"/>
          <w:szCs w:val="30"/>
        </w:rPr>
        <w:t xml:space="preserve"> </w:t>
      </w:r>
      <w:r w:rsidRPr="00BF3B54">
        <w:rPr>
          <w:rFonts w:ascii="Times New Roman" w:hAnsi="Times New Roman" w:cs="Times New Roman"/>
          <w:sz w:val="30"/>
          <w:szCs w:val="30"/>
        </w:rPr>
        <w:t>обязаны обеспечить конфиденциальность информации о депонентах и клиентах, о ключах доступа</w:t>
      </w:r>
      <w:r w:rsidRPr="00BF3B54">
        <w:rPr>
          <w:rFonts w:ascii="Times New Roman" w:hAnsi="Times New Roman"/>
          <w:sz w:val="30"/>
          <w:szCs w:val="30"/>
        </w:rPr>
        <w:t xml:space="preserve"> к адресам-идентификаторам, а также информации о цифровых счетах, включая операции по нему в той степени, в которой это возможно с учетом особенностей функционирования информационных систем, в которых осуществляется выпуск цифровых валют и цифровых прав.</w:t>
      </w:r>
    </w:p>
    <w:p w14:paraId="17864D34"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2. Сведения, указанные в пункте 1 настоящей статьи, могут быть предоставлены только лицу, которому открыт цифровой счет, или его представителю, а также иным лицам в соответствии с федеральными законами. </w:t>
      </w:r>
      <w:r w:rsidR="008357AC" w:rsidRPr="00BF3B54">
        <w:rPr>
          <w:rFonts w:ascii="Times New Roman" w:hAnsi="Times New Roman"/>
          <w:sz w:val="30"/>
          <w:szCs w:val="30"/>
        </w:rPr>
        <w:t xml:space="preserve">Оператор цифровой платформы </w:t>
      </w:r>
      <w:r w:rsidRPr="00BF3B54">
        <w:rPr>
          <w:rFonts w:ascii="Times New Roman" w:hAnsi="Times New Roman"/>
          <w:sz w:val="30"/>
          <w:szCs w:val="30"/>
        </w:rPr>
        <w:t xml:space="preserve">вправе по письменному указанию </w:t>
      </w:r>
      <w:r w:rsidR="008357AC" w:rsidRPr="00BF3B54">
        <w:rPr>
          <w:rFonts w:ascii="Times New Roman" w:hAnsi="Times New Roman"/>
          <w:sz w:val="30"/>
          <w:szCs w:val="30"/>
        </w:rPr>
        <w:t>обладателя криптоактива (лица, осуществляющему права по нему)</w:t>
      </w:r>
      <w:r w:rsidRPr="00BF3B54">
        <w:rPr>
          <w:rFonts w:ascii="Times New Roman" w:hAnsi="Times New Roman"/>
          <w:sz w:val="30"/>
          <w:szCs w:val="30"/>
        </w:rPr>
        <w:t xml:space="preserve"> предоставлять иным лицам информацию о таком депоненте, а также об операциях по его цифровому счету. </w:t>
      </w:r>
    </w:p>
    <w:p w14:paraId="164C860E"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3. Сведения, указанные в пункте 1 настоящей статьи, могут предоставляться цифровым депозитарием лицам, указанным в договоре об учете цифровой валюты и (или) цифровых прав, в установленных договором случаях.</w:t>
      </w:r>
    </w:p>
    <w:p w14:paraId="10BF897A"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4. Если цифровым депозитарием зафиксировано обременение цифровой валюты, цифровых прав, либо зарегистрирован факт их </w:t>
      </w:r>
      <w:r w:rsidRPr="00BF3B54">
        <w:rPr>
          <w:rFonts w:ascii="Times New Roman" w:hAnsi="Times New Roman"/>
          <w:sz w:val="30"/>
          <w:szCs w:val="30"/>
        </w:rPr>
        <w:lastRenderedPageBreak/>
        <w:t>обременения, в том числе залог, информация, указанная в пункте 1 настоящей статьи, может быть предоставлена лицу, в пользу которого зарегистрировано обременение цифровой валюты, цифровых прав, Банк России вправе установить порядок, срок и состав информации, предоставляемой в соответствии с настоящей частью</w:t>
      </w:r>
    </w:p>
    <w:p w14:paraId="1F09BE40"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5. Сведения, указанные в пункте 1 настоящей статьи, могут быть также предоставлены судам и арбитражным судам (судьям), Банку России, а при наличии согласия руководителя следственного органа - органам предварительного следствия по делам, находящимся в их производстве, органам внутренних дел при осуществлении ими функций по выявлению, предупреждению и пресечению преступлений в сфере экономики при наличии согласия руководителя указанных органов, а также в случаях и объеме, предусмотренных федеральным законом, избирательным комиссиям при осуществлении ими функций по контролю за порядком формирования и расходованием средств избирательных фондов, фондов референдума, за источниками и размерами имущества, получаемого политическими партиями, их региональными отделениями и иными зарегистрированными структурными подразделениями в виде пожертвований граждан и юридических лиц, а также за источниками денежных средств и иного имущества политических партий, их региональных отделений и иных зарегистрированных структурных подразделений, полученных в результате совершения сделок.</w:t>
      </w:r>
    </w:p>
    <w:p w14:paraId="53D4682D"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6. Информация о лице, которому открыт цифровой счет, а также информация о количестве цифровых прав, которые учитываются на указанном счете, может быть также предоставлена эмитенту цифровых прав, если это необходимо для исполнения им обязанностей, предусмотренных федеральными законами, и в иных случаях, предусмотренных федеральным законом.</w:t>
      </w:r>
    </w:p>
    <w:p w14:paraId="16AD78C4"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7. </w:t>
      </w:r>
      <w:r w:rsidR="00704178" w:rsidRPr="00BF3B54">
        <w:rPr>
          <w:rFonts w:ascii="Times New Roman" w:hAnsi="Times New Roman" w:cs="Times New Roman"/>
          <w:sz w:val="30"/>
          <w:szCs w:val="30"/>
        </w:rPr>
        <w:t>Операторы цифровой платформы</w:t>
      </w:r>
      <w:r w:rsidRPr="00BF3B54">
        <w:rPr>
          <w:rFonts w:ascii="Times New Roman" w:hAnsi="Times New Roman"/>
          <w:sz w:val="30"/>
          <w:szCs w:val="30"/>
        </w:rPr>
        <w:t xml:space="preserve"> обязаны получать в порядке, установленном Банком России по согласованию с Центральной избирательной комиссией Российской Федерации, и рассматривать поступившие от Центральной избирательной комиссии Российской Федерации, избирательных комиссий субъектов Российской Федерации запросы о представлении сведений о цифровой валюте, цифровых правах, принадлежащих кандидатам в депутаты или на иные выборные должности, </w:t>
      </w:r>
      <w:r w:rsidRPr="00BF3B54">
        <w:rPr>
          <w:rFonts w:ascii="Times New Roman" w:hAnsi="Times New Roman"/>
          <w:sz w:val="30"/>
          <w:szCs w:val="30"/>
        </w:rPr>
        <w:lastRenderedPageBreak/>
        <w:t>а в случаях, предусмотренных федеральным законом, сведений о цифровой валюте, цифровых правах, принадлежащих супругам и несовершеннолетним детям кандидатов в депутаты или на иные выборные должности, направляемые в целях проведения предусмотренной законодательством Российской Федерации о выборах проверки достоверности сведений, представленных кандидатами в депутаты или на иные выборные должности в избирательные комиссии. При наличии у цифровых депозитариев запрашиваемых сведений цифровые депозитарии обязаны направлять указанные сведения в Центральную избирательную комиссию Российской Федерации, избирательные комиссии субъектов Российской Федерации в порядке и сроки, установленные Банком России по согласованию с Центральной избирательной комиссией Российской Федерации, в объеме, предусмотренном законодательством Российской Федерации о выборах.</w:t>
      </w:r>
    </w:p>
    <w:p w14:paraId="17FEB8B1"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8. </w:t>
      </w:r>
      <w:r w:rsidR="00704178" w:rsidRPr="00BF3B54">
        <w:rPr>
          <w:rFonts w:ascii="Times New Roman" w:hAnsi="Times New Roman" w:cs="Times New Roman"/>
          <w:sz w:val="30"/>
          <w:szCs w:val="30"/>
        </w:rPr>
        <w:t>Операторы цифровой платформы</w:t>
      </w:r>
      <w:r w:rsidRPr="00BF3B54">
        <w:rPr>
          <w:rFonts w:ascii="Times New Roman" w:hAnsi="Times New Roman"/>
          <w:sz w:val="30"/>
          <w:szCs w:val="30"/>
        </w:rPr>
        <w:t xml:space="preserve"> обязаны предоставлять в объеме, предусмотренном указом Президента Российской Федерации, сведения о цифровой валюте, цифровых </w:t>
      </w:r>
      <w:proofErr w:type="spellStart"/>
      <w:r w:rsidRPr="00BF3B54">
        <w:rPr>
          <w:rFonts w:ascii="Times New Roman" w:hAnsi="Times New Roman"/>
          <w:sz w:val="30"/>
          <w:szCs w:val="30"/>
        </w:rPr>
        <w:t>правахдолжностным</w:t>
      </w:r>
      <w:proofErr w:type="spellEnd"/>
      <w:r w:rsidRPr="00BF3B54">
        <w:rPr>
          <w:rFonts w:ascii="Times New Roman" w:hAnsi="Times New Roman"/>
          <w:sz w:val="30"/>
          <w:szCs w:val="30"/>
        </w:rPr>
        <w:t xml:space="preserve"> лицам, перечень которых определяется Президентом Российской Федерации, по их запросам, направленным при проведении в соответствии с законодательством Российской Федерации о противодействии коррупции проверки достоверности и полноты сведений о доходах, расходах, об имуществе и обязательствах имущественного характера, соблюдения ограничений и запретов, требований о предотвращении или об урегулировании конфликта интересов, исполнения обязанностей, установленных Федеральным законом от 25 декабря 2008 года № 273-ФЗ »О противодействии коррупции», другими федеральными законами в целях противодействия коррупции, при наличии у цифрового депозитария запрашиваемых сведений в отношении:</w:t>
      </w:r>
    </w:p>
    <w:p w14:paraId="22002EB3"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1) граждан, претендующих на замещение государственных должностей Российской Федерации;</w:t>
      </w:r>
    </w:p>
    <w:p w14:paraId="7C0C5F0B"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2) граждан, претендующих на замещение государственных должностей субъектов Российской Федерации, муниципальных должностей;</w:t>
      </w:r>
    </w:p>
    <w:p w14:paraId="01A716EC"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3) граждан, претендующих на замещение должностей федеральной государственной службы, должностей государственной гражданской </w:t>
      </w:r>
      <w:r w:rsidRPr="00BF3B54">
        <w:rPr>
          <w:rFonts w:ascii="Times New Roman" w:hAnsi="Times New Roman"/>
          <w:sz w:val="30"/>
          <w:szCs w:val="30"/>
        </w:rPr>
        <w:lastRenderedPageBreak/>
        <w:t>службы субъектов Российской Федерации, должностей муниципальной службы;</w:t>
      </w:r>
    </w:p>
    <w:p w14:paraId="0226FAD5"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4) граждан, претендующих на замещение должностей членов Совета директоров Банка России, должностей в Банке России, включенных в перечень, утвержденный Советом директоров Банка России;</w:t>
      </w:r>
    </w:p>
    <w:p w14:paraId="2C717F78"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5) граждан, претендующих на замещение должностей главного финансового уполномоченного и финансовых уполномоченных в сферах финансовых услуг, руководителя службы обеспечения деятельности финансового уполномоченного;</w:t>
      </w:r>
    </w:p>
    <w:p w14:paraId="1933E584"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6) граждан, претендующих на замещение должностей в государственных внебюджетных фондах, государственных корпорациях (компаниях), иных организациях, созданных Российской Федерацией на основании федеральных законов, публично-правовых компаниях, назначение на которые и освобождение от которых осуществляются Президентом Российской Федерации или Правительством Российской Федерации, либо должностей, включенных в перечни, установленные нормативными правовыми актами Российской Федерации и нормативными правовыми актами этих фондов, локальными нормативными актами таких корпораций (компаний), организаций, публично-правовых компаний;</w:t>
      </w:r>
    </w:p>
    <w:p w14:paraId="76F8A5A5"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7) граждан, претендующих на замещение должностей руководителей государственных (муниципальных) учреждений;</w:t>
      </w:r>
    </w:p>
    <w:p w14:paraId="3BF7A556"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8) граждан, претендующих на замещение отдельных должностей, включенных в перечни,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w:t>
      </w:r>
    </w:p>
    <w:p w14:paraId="268EB62D"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9) граждан, претендующих на замещение должности атамана Всероссийского казачьего общества;</w:t>
      </w:r>
    </w:p>
    <w:p w14:paraId="4BEF9F55"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10) лиц, замещающих (занимающих) должности, указанные в пунктах 1 - 3, 5 - 9 настоящей части, должность атамана войскового казачьего общества, внесенного в государственный реестр казачьих обществ в Российской Федерации, а также лиц, замещающих (занимающих) должности членов Совета директоров Банка России и должности в Банке России;</w:t>
      </w:r>
    </w:p>
    <w:p w14:paraId="42C0688E"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lastRenderedPageBreak/>
        <w:t>11) государственных гражданских служащих Российской Федерации и граждан, претендующих на включение в федеральный кадровый резерв на государственной гражданской службе Российской Федерации;</w:t>
      </w:r>
    </w:p>
    <w:p w14:paraId="6A77DFE8"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12) супруг (супругов) и несовершеннолетних детей граждан и лиц, указанных в пунктах 1 - 11 настоящей части.</w:t>
      </w:r>
    </w:p>
    <w:p w14:paraId="13D5BCB2"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9. Банк России вправе установить порядок и сроки предоставления цифровым депозитарием сведений, указанные в части 8 настоящей статьи.</w:t>
      </w:r>
    </w:p>
    <w:p w14:paraId="09B4C458"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5. Банк России вправе установить дополнительные требования к условиям осуществления деятельности оператора цифровой платформы.</w:t>
      </w:r>
    </w:p>
    <w:p w14:paraId="76DD28FA"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6. </w:t>
      </w:r>
      <w:r w:rsidR="008357AC" w:rsidRPr="00BF3B54">
        <w:rPr>
          <w:rFonts w:ascii="Times New Roman" w:hAnsi="Times New Roman"/>
          <w:sz w:val="30"/>
          <w:szCs w:val="30"/>
        </w:rPr>
        <w:t xml:space="preserve">Оператор цифровой платформы </w:t>
      </w:r>
      <w:r w:rsidRPr="00BF3B54">
        <w:rPr>
          <w:rFonts w:ascii="Times New Roman" w:hAnsi="Times New Roman"/>
          <w:sz w:val="30"/>
          <w:szCs w:val="30"/>
        </w:rPr>
        <w:t>обязан уведомлять своих депонентов, клиентов о всех изменениях условий осуществления деятельности цифрового депозитария не позднее чем за 10 рабочих дней до дня их вступления в силу.</w:t>
      </w:r>
    </w:p>
    <w:p w14:paraId="1D79E3D3" w14:textId="77777777" w:rsidR="00FC0EAF" w:rsidRPr="00BF3B54" w:rsidRDefault="00FC0EAF"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t xml:space="preserve">7. </w:t>
      </w:r>
      <w:r w:rsidR="008357AC" w:rsidRPr="00BF3B54">
        <w:rPr>
          <w:rFonts w:ascii="Times New Roman" w:hAnsi="Times New Roman"/>
          <w:sz w:val="30"/>
          <w:szCs w:val="30"/>
        </w:rPr>
        <w:t>Оператор цифровой платформы</w:t>
      </w:r>
      <w:r w:rsidRPr="00BF3B54">
        <w:rPr>
          <w:rFonts w:ascii="Times New Roman" w:hAnsi="Times New Roman"/>
          <w:sz w:val="30"/>
          <w:szCs w:val="30"/>
        </w:rPr>
        <w:t xml:space="preserve"> не имеет права обусловливать заключение договора об учете цифровой валюты и (или) цифровых прав</w:t>
      </w:r>
      <w:r w:rsidRPr="00BF3B54" w:rsidDel="00A820A6">
        <w:rPr>
          <w:rFonts w:ascii="Times New Roman" w:hAnsi="Times New Roman"/>
          <w:sz w:val="30"/>
          <w:szCs w:val="30"/>
        </w:rPr>
        <w:t xml:space="preserve"> </w:t>
      </w:r>
      <w:r w:rsidRPr="00BF3B54">
        <w:rPr>
          <w:rFonts w:ascii="Times New Roman" w:hAnsi="Times New Roman"/>
          <w:sz w:val="30"/>
          <w:szCs w:val="30"/>
        </w:rPr>
        <w:t>с депонентом отказом последнего хотя бы от одного из прав, удостоверяемых цифровыми правами.</w:t>
      </w:r>
    </w:p>
    <w:p w14:paraId="6825E9CB" w14:textId="77777777" w:rsidR="00FC0EAF" w:rsidRPr="00BF3B54" w:rsidRDefault="00FC0EAF"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t>8. К отношениям цифрового депозитария с иностранными лицами, связанным с открытием, ведением и закрытием цифровых счетов указанных лиц, а также предоставлением указанным лицам доступа к адресам-идентификаторам применяется законодательство Российской Федерации.</w:t>
      </w:r>
    </w:p>
    <w:p w14:paraId="11871047" w14:textId="77777777" w:rsidR="00FC0EAF" w:rsidRPr="00BF3B54" w:rsidRDefault="00FC0EAF" w:rsidP="00C81440">
      <w:pPr>
        <w:pBdr>
          <w:top w:val="nil"/>
          <w:left w:val="nil"/>
          <w:bottom w:val="nil"/>
          <w:right w:val="nil"/>
          <w:between w:val="nil"/>
        </w:pBdr>
        <w:spacing w:after="120" w:line="276" w:lineRule="auto"/>
        <w:ind w:firstLine="709"/>
        <w:contextualSpacing/>
        <w:jc w:val="both"/>
        <w:rPr>
          <w:sz w:val="30"/>
          <w:szCs w:val="30"/>
        </w:rPr>
      </w:pPr>
      <w:r w:rsidRPr="00BF3B54">
        <w:rPr>
          <w:rFonts w:ascii="Times New Roman" w:hAnsi="Times New Roman"/>
          <w:sz w:val="30"/>
          <w:szCs w:val="30"/>
        </w:rPr>
        <w:t xml:space="preserve">9. </w:t>
      </w:r>
      <w:r w:rsidR="008357AC" w:rsidRPr="00BF3B54">
        <w:rPr>
          <w:rFonts w:ascii="Times New Roman" w:hAnsi="Times New Roman"/>
          <w:sz w:val="30"/>
          <w:szCs w:val="30"/>
        </w:rPr>
        <w:t>Оператор цифровой платформы</w:t>
      </w:r>
      <w:r w:rsidRPr="00BF3B54">
        <w:rPr>
          <w:rFonts w:ascii="Times New Roman" w:hAnsi="Times New Roman"/>
          <w:sz w:val="30"/>
          <w:szCs w:val="30"/>
        </w:rPr>
        <w:t xml:space="preserve"> обязан хранить документы, относящиеся к ведению учета цифровой валюты, цифровых прав, а также документы, связанные с учетом и переходом цифровой валюты, цифровых прав, не менее пяти лет с даты их поступления </w:t>
      </w:r>
      <w:r w:rsidR="008357AC" w:rsidRPr="00BF3B54">
        <w:rPr>
          <w:rFonts w:ascii="Times New Roman" w:hAnsi="Times New Roman"/>
          <w:sz w:val="30"/>
          <w:szCs w:val="30"/>
        </w:rPr>
        <w:t xml:space="preserve">оператору цифровой платформы </w:t>
      </w:r>
      <w:r w:rsidRPr="00BF3B54">
        <w:rPr>
          <w:rFonts w:ascii="Times New Roman" w:hAnsi="Times New Roman"/>
          <w:sz w:val="30"/>
          <w:szCs w:val="30"/>
        </w:rPr>
        <w:t>или совершения операции с цифровой валютой, цифровыми правами, такие документы являлись основанием для ее совершения. Банк России вправе установить перечень таких документов и порядок их хранения.</w:t>
      </w:r>
    </w:p>
    <w:p w14:paraId="05882D1E"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10. В случае, если лицо, которому открыт цифровой счет, не представило информацию об изменении своих данных, эмитент цифровых прав и </w:t>
      </w:r>
      <w:r w:rsidR="008357AC" w:rsidRPr="00BF3B54">
        <w:rPr>
          <w:rFonts w:ascii="Times New Roman" w:hAnsi="Times New Roman"/>
          <w:sz w:val="30"/>
          <w:szCs w:val="30"/>
        </w:rPr>
        <w:t xml:space="preserve">оператор цифровой платформы </w:t>
      </w:r>
      <w:r w:rsidRPr="00BF3B54">
        <w:rPr>
          <w:rFonts w:ascii="Times New Roman" w:hAnsi="Times New Roman"/>
          <w:sz w:val="30"/>
          <w:szCs w:val="30"/>
        </w:rPr>
        <w:t>не несут ответственности за причиненные такому лицу убытки в связи с непредставлением им такой информации.</w:t>
      </w:r>
    </w:p>
    <w:p w14:paraId="543789A6" w14:textId="77777777" w:rsidR="00615A7F" w:rsidRPr="00BF3B54" w:rsidRDefault="00615A7F"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p>
    <w:p w14:paraId="71A89685" w14:textId="77777777" w:rsidR="004D3BC7" w:rsidRPr="00BF3B54" w:rsidRDefault="001D5A84" w:rsidP="00C81440">
      <w:pPr>
        <w:pStyle w:val="3"/>
        <w:spacing w:after="120" w:line="276" w:lineRule="auto"/>
        <w:rPr>
          <w:b/>
          <w:sz w:val="30"/>
          <w:szCs w:val="30"/>
        </w:rPr>
      </w:pPr>
      <w:r w:rsidRPr="00BF3B54">
        <w:rPr>
          <w:b/>
          <w:sz w:val="30"/>
          <w:szCs w:val="30"/>
        </w:rPr>
        <w:lastRenderedPageBreak/>
        <w:t xml:space="preserve">Статья </w:t>
      </w:r>
      <w:r w:rsidR="00704178" w:rsidRPr="00BF3B54">
        <w:rPr>
          <w:b/>
          <w:sz w:val="30"/>
          <w:szCs w:val="30"/>
        </w:rPr>
        <w:t>34</w:t>
      </w:r>
      <w:r w:rsidR="004D3BC7" w:rsidRPr="00BF3B54">
        <w:rPr>
          <w:b/>
          <w:sz w:val="30"/>
          <w:szCs w:val="30"/>
        </w:rPr>
        <w:t>. Деятельность организации, осуществляющей обмен цифровой валюты</w:t>
      </w:r>
    </w:p>
    <w:p w14:paraId="6BA357C3"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1. Совершение от своего имени и за свой счет сделок купли-продажи и (или) мены цифровой валюты с резидентами не на организованных торгах цифровой валютой и (или) без участия брокера, объем которых в денежном эквиваленте превышает 3,5 миллиона рублей в течение месяца (за исключением совершения сделок с цифровой валютой в соответствии с условиями внешнеторговых договоров или в целях исполнения обязательств по внешнеторговым договорам), а также оказание иных услуг, направленных на обеспечение обращения цифровой валюты, в том числе услуг по поддержанию цен, спроса, предложения и (или) объема торгов на организованных торгах цифровой валютой (за исключением услуг, предоставляемых организатором торговли, брокером, доверительным управляющим) (далее – деятельность по обмену цифровых валют), вправе осуществлять только организация, включенная в реестр организаций, осуществляющих обмен цифровой валюты (далее - организация, осуществляющая обмен цифровой валюты).</w:t>
      </w:r>
    </w:p>
    <w:p w14:paraId="746ABFF5"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2. Организация, осуществляющая обмен цифровой валюты, вправе на основании договора с </w:t>
      </w:r>
      <w:r w:rsidR="001D5A84" w:rsidRPr="00BF3B54">
        <w:rPr>
          <w:rFonts w:ascii="Times New Roman" w:hAnsi="Times New Roman"/>
          <w:sz w:val="30"/>
          <w:szCs w:val="30"/>
        </w:rPr>
        <w:t xml:space="preserve">оператором </w:t>
      </w:r>
      <w:r w:rsidR="00486DFD" w:rsidRPr="00BF3B54">
        <w:rPr>
          <w:rFonts w:ascii="Times New Roman" w:hAnsi="Times New Roman"/>
          <w:sz w:val="30"/>
          <w:szCs w:val="30"/>
        </w:rPr>
        <w:t>цифровой платформы</w:t>
      </w:r>
      <w:r w:rsidRPr="00BF3B54">
        <w:rPr>
          <w:rFonts w:ascii="Times New Roman" w:hAnsi="Times New Roman"/>
          <w:sz w:val="30"/>
          <w:szCs w:val="30"/>
        </w:rPr>
        <w:t xml:space="preserve"> оказывать услуги </w:t>
      </w:r>
      <w:r w:rsidR="00FC0EAF" w:rsidRPr="00BF3B54">
        <w:rPr>
          <w:rFonts w:ascii="Times New Roman" w:hAnsi="Times New Roman"/>
          <w:sz w:val="30"/>
          <w:szCs w:val="30"/>
        </w:rPr>
        <w:t xml:space="preserve">поставщика ликвидности, включая услуги </w:t>
      </w:r>
      <w:r w:rsidRPr="00BF3B54">
        <w:rPr>
          <w:rFonts w:ascii="Times New Roman" w:hAnsi="Times New Roman"/>
          <w:sz w:val="30"/>
          <w:szCs w:val="30"/>
        </w:rPr>
        <w:t>по поддержанию спроса и предложения цифровой валюты на организованных торгах цифровой валютой.</w:t>
      </w:r>
    </w:p>
    <w:p w14:paraId="3E531E67" w14:textId="77777777" w:rsidR="00FC0EAF"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sz w:val="30"/>
          <w:szCs w:val="30"/>
        </w:rPr>
        <w:t xml:space="preserve">3. </w:t>
      </w:r>
      <w:r w:rsidR="00FC0EAF" w:rsidRPr="00BF3B54">
        <w:rPr>
          <w:rFonts w:ascii="Times New Roman" w:hAnsi="Times New Roman"/>
          <w:sz w:val="30"/>
          <w:szCs w:val="30"/>
        </w:rPr>
        <w:t xml:space="preserve">Поставщик ликвидности на рынке криптоактивов имеет следующие права и обязанности: </w:t>
      </w:r>
    </w:p>
    <w:p w14:paraId="15C22DC3" w14:textId="77777777" w:rsidR="00FC0EAF" w:rsidRPr="00BF3B54" w:rsidRDefault="00FC0EAF"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sz w:val="30"/>
          <w:szCs w:val="30"/>
        </w:rPr>
        <w:t>1) Может быть</w:t>
      </w:r>
      <w:r w:rsidRPr="00BF3B54">
        <w:rPr>
          <w:rFonts w:ascii="Times New Roman" w:hAnsi="Times New Roman" w:cs="Times New Roman"/>
          <w:sz w:val="30"/>
          <w:szCs w:val="30"/>
        </w:rPr>
        <w:t xml:space="preserve"> пользователем нескольких цифровых платформ различных операторов цифровой платформы.</w:t>
      </w:r>
    </w:p>
    <w:p w14:paraId="55624B3C"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2) На основании договора с оператором цифровой платформы оказывает услуги по поддержанию спроса и предложения криптоактивов и (или) денежных средств на </w:t>
      </w:r>
      <w:r w:rsidR="001D7415" w:rsidRPr="00BF3B54">
        <w:rPr>
          <w:rFonts w:ascii="Times New Roman" w:hAnsi="Times New Roman" w:cs="Times New Roman"/>
          <w:sz w:val="30"/>
          <w:szCs w:val="30"/>
        </w:rPr>
        <w:t xml:space="preserve">цифровой </w:t>
      </w:r>
      <w:r w:rsidRPr="00BF3B54">
        <w:rPr>
          <w:rFonts w:ascii="Times New Roman" w:hAnsi="Times New Roman" w:cs="Times New Roman"/>
          <w:sz w:val="30"/>
          <w:szCs w:val="30"/>
        </w:rPr>
        <w:t>платформе.</w:t>
      </w:r>
    </w:p>
    <w:p w14:paraId="36ED1BE2"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3) В порядке, предусмотренном правилами цифровой платформы, зачисляет со своего адреса-идентификатора на адрес-идентификатор оператора цифровой платформы цифровую валюту.</w:t>
      </w:r>
    </w:p>
    <w:p w14:paraId="415373D6"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4) Направляет оператору цифровой платформы поручения </w:t>
      </w:r>
      <w:r w:rsidRPr="00BF3B54">
        <w:rPr>
          <w:rFonts w:ascii="Times New Roman" w:hAnsi="Times New Roman" w:cs="Times New Roman"/>
          <w:sz w:val="30"/>
          <w:szCs w:val="30"/>
        </w:rPr>
        <w:br/>
        <w:t>о зачислении криптоактивов на открытый поставщиком ликвидности адрес-</w:t>
      </w:r>
      <w:r w:rsidRPr="00BF3B54">
        <w:rPr>
          <w:rFonts w:ascii="Times New Roman" w:hAnsi="Times New Roman" w:cs="Times New Roman"/>
          <w:sz w:val="30"/>
          <w:szCs w:val="30"/>
        </w:rPr>
        <w:lastRenderedPageBreak/>
        <w:t xml:space="preserve">идентификатор, права на которую оператор цифровой платформы учитывает в пользу поставщика ликвидности. </w:t>
      </w:r>
    </w:p>
    <w:p w14:paraId="398F9E34"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5) Совершает перевод денежных средств со своего расчетного счета на номинальный счет оператора цифровой платформы, а также в порядке, предусмотренном правилами цифровой платформы, направляет в уполномоченную организацию поручения о совершении перевода денежных средств, учитываемых на номинальном счете оператора цифровой платформы, на свой расчетный счет.</w:t>
      </w:r>
    </w:p>
    <w:p w14:paraId="55B4F2FA"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6) Вправе отчуждать цифровую валюту, полученную в результате майнинга, путем ее выкупа у индивидуальных предпринимателей или юридических лиц, личным законом которых является российское право</w:t>
      </w:r>
      <w:r w:rsidRPr="00BF3B54">
        <w:rPr>
          <w:rFonts w:ascii="Times New Roman" w:hAnsi="Times New Roman"/>
          <w:sz w:val="30"/>
          <w:szCs w:val="30"/>
        </w:rPr>
        <w:t xml:space="preserve">, осуществляющих </w:t>
      </w:r>
      <w:r w:rsidRPr="00BF3B54">
        <w:rPr>
          <w:rFonts w:ascii="Times New Roman" w:hAnsi="Times New Roman" w:cs="Times New Roman"/>
          <w:sz w:val="30"/>
          <w:szCs w:val="30"/>
        </w:rPr>
        <w:t>майнинг цифровой валюты, и продажи с использованием цифровой платформы участникам внешнеторговой деятельности;</w:t>
      </w:r>
    </w:p>
    <w:p w14:paraId="19DA429B"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7) Являясь лицом, организующим деятельность майнинг-пула, вправе отчуждать полученную им в результате деятельности такого майнинг-пула цифровую валюту путем продажи прав на нее участникам внешнеторговой деятельности с использованием цифровой платформы.</w:t>
      </w:r>
    </w:p>
    <w:p w14:paraId="6539E95B"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8) Заключает с пользователями цифровой платформы договоры мены цифровой валюты на цифровую валюту иного вида</w:t>
      </w:r>
      <w:r w:rsidRPr="00BF3B54" w:rsidDel="009253F9">
        <w:rPr>
          <w:rFonts w:ascii="Times New Roman" w:hAnsi="Times New Roman" w:cs="Times New Roman"/>
          <w:sz w:val="30"/>
          <w:szCs w:val="30"/>
        </w:rPr>
        <w:t xml:space="preserve"> </w:t>
      </w:r>
      <w:r w:rsidRPr="00BF3B54">
        <w:rPr>
          <w:rFonts w:ascii="Times New Roman" w:hAnsi="Times New Roman" w:cs="Times New Roman"/>
          <w:sz w:val="30"/>
          <w:szCs w:val="30"/>
        </w:rPr>
        <w:t>и договоры купли-продажи цифровой валюты с использованием цифровой платформы.</w:t>
      </w:r>
    </w:p>
    <w:p w14:paraId="79BA38F9"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9) Поручает оператору цифровой платформы исполнение договора купли-продажи криптоактивов или договора мены криптоактива на криптоактив иного вида, заключенных с другим пользователем цифровой платформы.</w:t>
      </w:r>
    </w:p>
    <w:p w14:paraId="78289E64"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10) Направляет оператору цифровой платформы поручение на распоряжение криптоактивами, учитываемыми на адресе-идентификаторе оператора цифровой платформы, права на которую принадлежат поставщику ликвидности.</w:t>
      </w:r>
    </w:p>
    <w:p w14:paraId="49515EEF"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11) Вправе запрашивать у оператора цифровой платформы информацию, связанную с исполнением поручения о совершении операций с цифровой валютой.</w:t>
      </w:r>
    </w:p>
    <w:p w14:paraId="51B3D35C"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12) Осуществляет цифровой комплаенс до совершен</w:t>
      </w:r>
      <w:r w:rsidR="00140289" w:rsidRPr="00BF3B54">
        <w:rPr>
          <w:rFonts w:ascii="Times New Roman" w:hAnsi="Times New Roman" w:cs="Times New Roman"/>
          <w:sz w:val="30"/>
          <w:szCs w:val="30"/>
        </w:rPr>
        <w:t xml:space="preserve">ия операции </w:t>
      </w:r>
      <w:r w:rsidR="00140289" w:rsidRPr="00BF3B54">
        <w:rPr>
          <w:rFonts w:ascii="Times New Roman" w:hAnsi="Times New Roman" w:cs="Times New Roman"/>
          <w:sz w:val="30"/>
          <w:szCs w:val="30"/>
        </w:rPr>
        <w:br/>
        <w:t>с цифровой валютой в соответствии с требованиями, предусмотренными главой 8 настоящего Федерального закона</w:t>
      </w:r>
      <w:r w:rsidRPr="00BF3B54">
        <w:rPr>
          <w:rFonts w:ascii="Times New Roman" w:hAnsi="Times New Roman" w:cs="Times New Roman"/>
          <w:sz w:val="30"/>
          <w:szCs w:val="30"/>
        </w:rPr>
        <w:t>.</w:t>
      </w:r>
    </w:p>
    <w:p w14:paraId="7AC056C5"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lastRenderedPageBreak/>
        <w:t>13) По запросам Банка России, Росфинмониторинга, Федеральной службы безопасности Российской Федерации, Федеральной налоговой службы предоставляет указанным лицам информацию, в том числе о структуре своей собственности, выгодоприобретателях и бенефициарных владельцах с копиями подтверждающих документов, о проведении цифрового комплаенса, о движении цифровой валюты до ее зачисления поставщиком ликвидности или иным лицом по его поручению на адреса-идентификаторы оператора цифровой платформы, о движении денежных средств поставщика ликвидности, об источниках происхождения цифровой валюты и денежных средств и иную информацию, связанную с деятельностью поставщика ликвидности в качестве субъекта экспериментального правового режима и необходимую указанным лицам для исполнения ими контрольных (надзорных) функций в рамках экспериментального правового режима. Поставщики ликвидности обязаны отвечать на запросы Банка России, Федеральной службы безопасности Российской Федерации и Федеральной налоговой службы в срок, указанный в запросах, а если такой срок не установлен – в течение 20 рабочих дней, на запросы Росфинмониторинга – в сроки и порядке, установленные нормативным актом Банка России.</w:t>
      </w:r>
    </w:p>
    <w:p w14:paraId="3FCDC86A"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 xml:space="preserve">14) Принимает доступные меры по установлению лиц, являющихся стороной операции с цифровой валютой, если такая операция осуществляется поставщиком ликвидности или иным лицом, зачисляющим цифровую валюту на адрес-идентификатор поставщика ликвидности, без использования цифровой платформы. </w:t>
      </w:r>
    </w:p>
    <w:p w14:paraId="548E664B"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15) Взаимодействует с Росфинмониторингом посредством личного кабинета на сайте Росфинмониторинга.</w:t>
      </w:r>
    </w:p>
    <w:p w14:paraId="75F738A3" w14:textId="77777777" w:rsidR="00FC0EAF" w:rsidRPr="00BF3B54" w:rsidRDefault="00FC0EAF" w:rsidP="00C81440">
      <w:pPr>
        <w:tabs>
          <w:tab w:val="left" w:pos="142"/>
        </w:tabs>
        <w:spacing w:after="0" w:line="276" w:lineRule="auto"/>
        <w:ind w:firstLine="709"/>
        <w:jc w:val="both"/>
        <w:rPr>
          <w:rFonts w:ascii="Times New Roman" w:hAnsi="Times New Roman" w:cs="Times New Roman"/>
          <w:sz w:val="30"/>
          <w:szCs w:val="30"/>
        </w:rPr>
      </w:pPr>
      <w:r w:rsidRPr="00BF3B54">
        <w:rPr>
          <w:rFonts w:ascii="Times New Roman" w:hAnsi="Times New Roman" w:cs="Times New Roman"/>
          <w:sz w:val="30"/>
          <w:szCs w:val="30"/>
        </w:rPr>
        <w:t>16) Вправе при реализации своих прав и исполнении обязанностей в соответствии с настоящим Федеральным законом</w:t>
      </w:r>
      <w:r w:rsidR="00140289" w:rsidRPr="00BF3B54">
        <w:rPr>
          <w:rFonts w:ascii="Times New Roman" w:hAnsi="Times New Roman" w:cs="Times New Roman"/>
          <w:sz w:val="30"/>
          <w:szCs w:val="30"/>
        </w:rPr>
        <w:t xml:space="preserve"> совершать операции</w:t>
      </w:r>
      <w:r w:rsidRPr="00BF3B54">
        <w:rPr>
          <w:rFonts w:ascii="Times New Roman" w:hAnsi="Times New Roman" w:cs="Times New Roman"/>
          <w:sz w:val="30"/>
          <w:szCs w:val="30"/>
        </w:rPr>
        <w:t xml:space="preserve"> с цифровой валютой в информационных системах, организованных не в соответствии с российским правом.</w:t>
      </w:r>
    </w:p>
    <w:p w14:paraId="2844CCE9" w14:textId="77777777" w:rsidR="00FC0EAF" w:rsidRPr="00BF3B54" w:rsidRDefault="00FC0EAF" w:rsidP="00C81440">
      <w:pPr>
        <w:spacing w:before="240" w:after="120" w:line="276" w:lineRule="auto"/>
        <w:ind w:firstLine="709"/>
        <w:contextualSpacing/>
        <w:jc w:val="both"/>
        <w:rPr>
          <w:rFonts w:ascii="Times New Roman" w:eastAsiaTheme="minorEastAsia" w:hAnsi="Times New Roman" w:cs="Times New Roman"/>
          <w:b/>
          <w:sz w:val="30"/>
          <w:szCs w:val="30"/>
        </w:rPr>
      </w:pPr>
    </w:p>
    <w:p w14:paraId="7275DEAF" w14:textId="77777777" w:rsidR="004D3BC7" w:rsidRPr="00BF3B54" w:rsidRDefault="004D3BC7" w:rsidP="00C81440">
      <w:pPr>
        <w:spacing w:before="240" w:after="120" w:line="276" w:lineRule="auto"/>
        <w:ind w:firstLine="709"/>
        <w:contextualSpacing/>
        <w:jc w:val="both"/>
        <w:rPr>
          <w:b/>
          <w:sz w:val="30"/>
          <w:szCs w:val="30"/>
        </w:rPr>
      </w:pPr>
      <w:bookmarkStart w:id="176" w:name="_Toc217059375"/>
      <w:r w:rsidRPr="00BF3B54">
        <w:rPr>
          <w:rFonts w:ascii="Times New Roman" w:hAnsi="Times New Roman"/>
          <w:b/>
          <w:sz w:val="30"/>
          <w:szCs w:val="30"/>
        </w:rPr>
        <w:t>Статья 3</w:t>
      </w:r>
      <w:r w:rsidR="00704178" w:rsidRPr="00BF3B54">
        <w:rPr>
          <w:rFonts w:ascii="Times New Roman" w:hAnsi="Times New Roman"/>
          <w:b/>
          <w:sz w:val="30"/>
          <w:szCs w:val="30"/>
        </w:rPr>
        <w:t>5</w:t>
      </w:r>
      <w:r w:rsidRPr="00BF3B54">
        <w:rPr>
          <w:rFonts w:ascii="Times New Roman" w:hAnsi="Times New Roman"/>
          <w:b/>
          <w:sz w:val="30"/>
          <w:szCs w:val="30"/>
        </w:rPr>
        <w:t>. Требования к организации, осуществляющей обмен цифровых валют</w:t>
      </w:r>
      <w:bookmarkEnd w:id="176"/>
    </w:p>
    <w:p w14:paraId="2EECC9D3" w14:textId="77777777" w:rsidR="004D3BC7" w:rsidRPr="00BF3B54" w:rsidRDefault="004D3BC7" w:rsidP="00C81440">
      <w:pPr>
        <w:spacing w:before="240" w:after="120" w:line="276" w:lineRule="auto"/>
        <w:ind w:firstLine="709"/>
        <w:contextualSpacing/>
        <w:jc w:val="both"/>
        <w:rPr>
          <w:rFonts w:ascii="Times New Roman" w:hAnsi="Times New Roman"/>
          <w:sz w:val="30"/>
          <w:szCs w:val="30"/>
        </w:rPr>
      </w:pPr>
      <w:r w:rsidRPr="00BF3B54">
        <w:rPr>
          <w:rFonts w:ascii="Times New Roman" w:hAnsi="Times New Roman" w:cs="Times New Roman"/>
          <w:sz w:val="30"/>
          <w:szCs w:val="30"/>
        </w:rPr>
        <w:lastRenderedPageBreak/>
        <w:t>1. Организацией, осуществляющей обмен цифровой валюты, может являться только хозяйственное общество, созданное</w:t>
      </w:r>
      <w:r w:rsidRPr="00BF3B54">
        <w:rPr>
          <w:rFonts w:ascii="Times New Roman" w:hAnsi="Times New Roman"/>
          <w:sz w:val="30"/>
          <w:szCs w:val="30"/>
        </w:rPr>
        <w:t xml:space="preserve"> в соответствии с законодательством Российской Федерации</w:t>
      </w:r>
      <w:r w:rsidRPr="00BF3B54">
        <w:rPr>
          <w:rFonts w:ascii="Times New Roman" w:hAnsi="Times New Roman" w:cs="Times New Roman"/>
          <w:sz w:val="30"/>
          <w:szCs w:val="30"/>
        </w:rPr>
        <w:t>.</w:t>
      </w:r>
    </w:p>
    <w:p w14:paraId="4D076D02"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2. </w:t>
      </w:r>
      <w:r w:rsidRPr="00BF3B54">
        <w:rPr>
          <w:rFonts w:ascii="Times New Roman" w:eastAsiaTheme="minorEastAsia" w:hAnsi="Times New Roman" w:cs="Times New Roman"/>
          <w:sz w:val="30"/>
          <w:szCs w:val="30"/>
        </w:rPr>
        <w:t>Банк России вправе установить требования к минимальному размеру собственных средств (капитала) организации, осуществляющей обмен цифровой валюты, составу и структуре активов, принимаемых к расчету собственных средств, нормативу достаточности собственных средств (капитала) организации, осуществляющей обмен цифровой валюты, а также порядок расчета размера собственных средств (капитала) и норматива достаточности собственных средств (капитала) организации, осуществляющей обмен цифровой валюты.</w:t>
      </w:r>
    </w:p>
    <w:p w14:paraId="30EDB8E6"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3. Программно-технические средства организации, осуществляющей обмен цифровой валюты, должны соответствовать характеру и объему проводимых ею операций, а также обеспечивать ее бесперебойную деятельность и сохранность данных, в том числе путем создания резервных копий. Организация, осуществляющая обмен цифровой валюты, обязана иметь основной и резервный комплексы программно-технических средств, которые должны быть расположены на территории Российской Федерации.</w:t>
      </w:r>
    </w:p>
    <w:p w14:paraId="2ADB1ADC" w14:textId="77777777" w:rsidR="004D3BC7" w:rsidRPr="00BF3B54" w:rsidRDefault="004D3BC7" w:rsidP="00C81440">
      <w:pPr>
        <w:spacing w:line="276" w:lineRule="auto"/>
        <w:ind w:firstLine="709"/>
        <w:contextualSpacing/>
        <w:jc w:val="both"/>
        <w:rPr>
          <w:rFonts w:ascii="Times New Roman" w:eastAsiaTheme="minorEastAsia" w:hAnsi="Times New Roman" w:cs="Times New Roman"/>
          <w:sz w:val="30"/>
          <w:szCs w:val="30"/>
        </w:rPr>
      </w:pPr>
      <w:r w:rsidRPr="00BF3B54">
        <w:rPr>
          <w:rFonts w:ascii="Times New Roman" w:hAnsi="Times New Roman" w:cs="Times New Roman"/>
          <w:sz w:val="30"/>
          <w:szCs w:val="30"/>
        </w:rPr>
        <w:t>4. Организация</w:t>
      </w:r>
      <w:r w:rsidRPr="00BF3B54">
        <w:rPr>
          <w:rFonts w:ascii="Times New Roman" w:eastAsiaTheme="minorEastAsia" w:hAnsi="Times New Roman" w:cs="Times New Roman"/>
          <w:sz w:val="30"/>
          <w:szCs w:val="30"/>
        </w:rPr>
        <w:t>, осуществляющая обмен цифровой валюты, вправе совмещать свою деятельность с иной деятельностью. Банк России вправе установить ограничения на совмещение деятельности организации, осуществляющей обмен цифровой валюты, с иной деятельностью и условия такого совмещения.</w:t>
      </w:r>
    </w:p>
    <w:p w14:paraId="32A23274" w14:textId="77777777" w:rsidR="004D3BC7" w:rsidRPr="00BF3B54" w:rsidRDefault="004D3BC7" w:rsidP="00C81440">
      <w:pPr>
        <w:spacing w:line="276" w:lineRule="auto"/>
        <w:ind w:firstLine="709"/>
        <w:contextualSpacing/>
        <w:jc w:val="both"/>
        <w:rPr>
          <w:rFonts w:ascii="Times New Roman" w:eastAsiaTheme="minorEastAsia" w:hAnsi="Times New Roman" w:cs="Times New Roman"/>
          <w:sz w:val="30"/>
          <w:szCs w:val="30"/>
        </w:rPr>
      </w:pPr>
      <w:r w:rsidRPr="00BF3B54">
        <w:rPr>
          <w:rFonts w:ascii="Times New Roman" w:eastAsiaTheme="minorEastAsia" w:hAnsi="Times New Roman" w:cs="Times New Roman"/>
          <w:sz w:val="30"/>
          <w:szCs w:val="30"/>
        </w:rPr>
        <w:t>5. Организация, осуществляющая обмен цифровой валюты, вправе осуществлять признание лиц квалифицированными инвесторами по их заявлениям в соответствии со статьей 51.2 Федерального закона от 22 апреля 1996 года № 39-ФЗ «О рынке ценных бумаг».</w:t>
      </w:r>
    </w:p>
    <w:p w14:paraId="13765F64"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eastAsiaTheme="minorEastAsia" w:hAnsi="Times New Roman" w:cs="Times New Roman"/>
          <w:sz w:val="30"/>
          <w:szCs w:val="30"/>
        </w:rPr>
        <w:t>6. Банк России</w:t>
      </w:r>
      <w:r w:rsidRPr="00BF3B54">
        <w:rPr>
          <w:rFonts w:ascii="Times New Roman" w:hAnsi="Times New Roman" w:cs="Times New Roman"/>
          <w:sz w:val="30"/>
          <w:szCs w:val="30"/>
        </w:rPr>
        <w:t xml:space="preserve"> вправе установить дополнительные требования к деятельности организации, осуществляющей обмен цифровой валюты.</w:t>
      </w:r>
    </w:p>
    <w:p w14:paraId="3F362B3D"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p>
    <w:p w14:paraId="1C258792" w14:textId="77777777" w:rsidR="004D3BC7" w:rsidRPr="00BF3B54" w:rsidRDefault="004D3BC7" w:rsidP="00C81440">
      <w:pPr>
        <w:spacing w:line="276" w:lineRule="auto"/>
        <w:ind w:firstLine="709"/>
        <w:contextualSpacing/>
        <w:jc w:val="both"/>
        <w:rPr>
          <w:b/>
          <w:sz w:val="30"/>
          <w:szCs w:val="30"/>
        </w:rPr>
      </w:pPr>
      <w:r w:rsidRPr="00BF3B54">
        <w:rPr>
          <w:b/>
          <w:sz w:val="30"/>
          <w:szCs w:val="30"/>
        </w:rPr>
        <w:tab/>
      </w:r>
      <w:bookmarkStart w:id="177" w:name="_Toc217059376"/>
      <w:r w:rsidRPr="00BF3B54">
        <w:rPr>
          <w:rFonts w:ascii="Times New Roman" w:hAnsi="Times New Roman"/>
          <w:b/>
          <w:sz w:val="30"/>
          <w:szCs w:val="30"/>
        </w:rPr>
        <w:t>Статья 3</w:t>
      </w:r>
      <w:r w:rsidR="00704178" w:rsidRPr="00BF3B54">
        <w:rPr>
          <w:rFonts w:ascii="Times New Roman" w:hAnsi="Times New Roman"/>
          <w:b/>
          <w:sz w:val="30"/>
          <w:szCs w:val="30"/>
        </w:rPr>
        <w:t>6</w:t>
      </w:r>
      <w:r w:rsidRPr="00BF3B54">
        <w:rPr>
          <w:rFonts w:ascii="Times New Roman" w:hAnsi="Times New Roman"/>
          <w:b/>
          <w:sz w:val="30"/>
          <w:szCs w:val="30"/>
        </w:rPr>
        <w:t>. Обязанности организации, осуществляющей обмен цифровой валюты, по предотвращению осуществления сделок (операций) с цифровой валютой без добровольного согласия клиента</w:t>
      </w:r>
      <w:bookmarkEnd w:id="177"/>
    </w:p>
    <w:p w14:paraId="66CEBFA8"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eastAsiaTheme="minorEastAsia" w:hAnsi="Times New Roman" w:cs="Times New Roman"/>
          <w:sz w:val="30"/>
          <w:szCs w:val="30"/>
        </w:rPr>
        <w:t>1. Организация</w:t>
      </w:r>
      <w:r w:rsidRPr="00BF3B54">
        <w:rPr>
          <w:rFonts w:ascii="Times New Roman" w:hAnsi="Times New Roman" w:cs="Times New Roman"/>
          <w:sz w:val="30"/>
          <w:szCs w:val="30"/>
        </w:rPr>
        <w:t xml:space="preserve">, осуществляющая обмен цифровой валюты, обязана осуществить проверку наличия признаков осуществления сделок (операций) </w:t>
      </w:r>
      <w:r w:rsidRPr="00BF3B54">
        <w:rPr>
          <w:rFonts w:ascii="Times New Roman" w:hAnsi="Times New Roman" w:cs="Times New Roman"/>
          <w:sz w:val="30"/>
          <w:szCs w:val="30"/>
        </w:rPr>
        <w:lastRenderedPageBreak/>
        <w:t xml:space="preserve">с цифровой валютой без добровольного согласия клиента, а именно без согласия клиента или с согласия клиента, полученного под влиянием обмана или при злоупотреблении доверием </w:t>
      </w:r>
      <w:r w:rsidRPr="00BF3B54">
        <w:rPr>
          <w:rFonts w:ascii="Times New Roman" w:hAnsi="Times New Roman"/>
          <w:sz w:val="30"/>
          <w:szCs w:val="30"/>
        </w:rPr>
        <w:t xml:space="preserve">(далее при совместном упоминании </w:t>
      </w:r>
      <w:r w:rsidRPr="00BF3B54">
        <w:rPr>
          <w:rFonts w:ascii="Times New Roman" w:hAnsi="Times New Roman" w:cs="Times New Roman"/>
          <w:sz w:val="30"/>
          <w:szCs w:val="30"/>
        </w:rPr>
        <w:t xml:space="preserve">- сделки (операции) без добровольного согласия клиента), до момента осуществления сделок (операций) с цифровой валютой. </w:t>
      </w:r>
    </w:p>
    <w:p w14:paraId="249B8525"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2. Признаки осуществления сделок (операций) с цифровой валютой без добровольного согласия клиента устанавливаются Банком России и размещаются на его официальном сайте в информационно-телекоммуникационной сети «Интернет». </w:t>
      </w:r>
    </w:p>
    <w:p w14:paraId="7D4FB29B"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3. Организация, осуществляющая обмен цифровой валюты, при выявлении им сделки (операции) с цифровой валютой, соответствующей признакам осуществления сделки (операции) без добровольного согласия клиента, отказывает в совершении соответствующей операции сделки (операции). </w:t>
      </w:r>
    </w:p>
    <w:p w14:paraId="7583E02A"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4. Организация, осуществляющая обмен цифровой валюты, после выполнения действий, предусмотренных частью 3 настоящей статьи, обязана незамедлительно в порядке, установленном договором, заключенным с клиентом, предоставить клиенту информацию о выполнении организацией, осуществляющей обмен цифровой валюты, действий, предусмотренных частью 3 настоящей статьи.</w:t>
      </w:r>
    </w:p>
    <w:p w14:paraId="5F3B8ED6"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5. В случае, если организация, осуществляющая обмен цифровой валюты, совершает сделку (операцию) с цифровой валютой, соответствующую признакам осуществления сделок (операций) с цифровой валютой без добровольного согласия клиента, в нарушение требований, установленных частями 1-3 настоящей статьи, организация, осуществляющая обмен цифровой валюты, обязана возместить клиенту – физическому лицу сумму сделки (операции) с цифровой валютой без добровольного согласия клиента в течение 30 дней, следующих за днем получения соответствующего заявления клиента. </w:t>
      </w:r>
    </w:p>
    <w:p w14:paraId="0AE39105"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6. Организация, осуществляющая обмен цифровой валюты, обязана применять средства защиты своего программного обеспечения, используемого клиентом-физическим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«Интернет», от воздействия вредоносного кода, а также обеспечивающий защиту от </w:t>
      </w:r>
      <w:r w:rsidRPr="00BF3B54">
        <w:rPr>
          <w:rFonts w:ascii="Times New Roman" w:hAnsi="Times New Roman" w:cs="Times New Roman"/>
          <w:sz w:val="30"/>
          <w:szCs w:val="30"/>
        </w:rPr>
        <w:lastRenderedPageBreak/>
        <w:t>воздействия вредоносного кода комплекс мер, позволяющие осуществлять контроль и выявление случаев воздействия вредоносного кода на такое программное обеспечение до момента осуществления сделок (операций) с цифровой валютой (далее – средства защиты программного обеспечения), а также предоставить клиенту-физическому лицу возможность использования средств защиты программного обеспечения на устройстве клиента-физического лица, если указанный клиент-физическое лицом предоставил согласие на обеспечение организации, осуществляющей обмен цифровой валюты, средств защиты своего программного обеспечения, используемого клиентом – 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«Интернет», от  воздействия вредоносного кода путем подключения клиентом-физическим лицом средств защиты программного обеспечения на устройстве клиента-физического</w:t>
      </w:r>
      <w:r w:rsidRPr="00BF3B54">
        <w:rPr>
          <w:rFonts w:ascii="Times New Roman" w:hAnsi="Times New Roman"/>
          <w:sz w:val="30"/>
          <w:szCs w:val="30"/>
        </w:rPr>
        <w:t xml:space="preserve"> лица</w:t>
      </w:r>
      <w:r w:rsidRPr="00BF3B54">
        <w:rPr>
          <w:rFonts w:ascii="Times New Roman" w:hAnsi="Times New Roman" w:cs="Times New Roman"/>
          <w:sz w:val="30"/>
          <w:szCs w:val="30"/>
        </w:rPr>
        <w:t xml:space="preserve">. Организация, осуществляющая обмен цифровой валюты, обязана включать в договор с клиентом-физическим лицом положения о праве клиента-физического лица дать согласие (либо оказаться от предоставления такого согласия) на обеспечение организацией, осуществляющей обмен цифровой валюты, защиты своего программного обеспечения, используемого клиентом-физическим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«Интернет», от воздействия вредоносного кода путем подключения клиентом-физическим лицом средств защиты программного обеспечения на устройстве клиента-физического лица. </w:t>
      </w:r>
    </w:p>
    <w:p w14:paraId="573F2829"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7. При проверке наличия признаков осуществления сделки (операции) без добровольного согласия клиента организация, осуществляющая обмен цифровой валюты, обязана использовать информацию о выявленных на основании части 6 настоящей статьи случаях воздействия вредоносного кода на программное обеспечение, используемое клиентом – физическим лицом в целях осуществления сделки (операции) без добровольного согласия клиента (далее – информация о воздействии вредоносного кода).</w:t>
      </w:r>
    </w:p>
    <w:p w14:paraId="2CF48157"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8. Организация, осуществляющая обмен цифровой валюты, при наличии информации о воздействии вредоносного кода отказывает в совершении соответствующей сделки (операции). При этом организация, </w:t>
      </w:r>
      <w:r w:rsidRPr="00BF3B54">
        <w:rPr>
          <w:rFonts w:ascii="Times New Roman" w:hAnsi="Times New Roman" w:cs="Times New Roman"/>
          <w:sz w:val="30"/>
          <w:szCs w:val="30"/>
        </w:rPr>
        <w:lastRenderedPageBreak/>
        <w:t xml:space="preserve">осуществляющая обмен цифровой валюты, обязана незамедлительно в порядке, установленном договором, заключенным с клиентом, уведомить клиента о причинах отказа в совершении соответствующей сделки (операции) и одновременно проинформировать клиента о возможности совершить п сделку (операцию) при личном присутствии клиента или его представителя в организации, осуществляющей обмен цифровой валюты. </w:t>
      </w:r>
    </w:p>
    <w:p w14:paraId="3B12B548"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9. В случае неисполнения обязанности, предусмотренной частью 8 настоящей статьи, организация, осуществляющая обмен цифровой валюты, обязана возместить клиенту сумму сделки (операции) без добровольного согласия клиента. </w:t>
      </w:r>
    </w:p>
    <w:p w14:paraId="57C15A5B"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10. Организация, осуществляющая обмен цифровой валюты обязана направлять в Банк России информацию обо всех выявленных случаях и (или) попытках осуществления сделок (операций) без добровольного согласия клиента в порядке, установленном Банком России, и по форме, размещаемой на официальном сайте Банка России в информационно-телекоммуникационной сети «Интернет». </w:t>
      </w:r>
    </w:p>
    <w:p w14:paraId="2FB42EAD"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11. Банк России вправе запрашивать и получать у организации, осуществляющей обмен цифровой валюты в порядке, установленном Банком России, и по форме, размещаемой на официальном сайте Банка России в информационно-телекоммуникационной сети «Интернет», информацию обо всех выявленных случаях и (или) попытках осуществления сделок (операций) без добровольного согласия клиента. </w:t>
      </w:r>
    </w:p>
    <w:p w14:paraId="2E6F5F9E"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12. Организация, осуществляющая обмен цифровой валюты при получении обращений клиента-физического лица, содержащего информацию о случаях и (или) попытках осуществления сделок (операций) без добровольного согласия клиента, в том числе направленное по доверенности от имени заявителя, обязана обеспечить прием, регистрацию и хранение информации об обращении и доверенности в течение пяти лет с даты их предъявления во внутренних системах организации, осуществляющей обмен цифровой валюты.</w:t>
      </w:r>
    </w:p>
    <w:p w14:paraId="01B3EFCB" w14:textId="77777777" w:rsidR="004D3BC7" w:rsidRPr="00BF3B54" w:rsidRDefault="004D3BC7" w:rsidP="00C81440">
      <w:pPr>
        <w:spacing w:line="276" w:lineRule="auto"/>
        <w:ind w:firstLine="709"/>
        <w:contextualSpacing/>
        <w:jc w:val="both"/>
        <w:rPr>
          <w:rFonts w:ascii="Times New Roman" w:hAnsi="Times New Roman"/>
          <w:sz w:val="30"/>
          <w:szCs w:val="30"/>
        </w:rPr>
      </w:pPr>
    </w:p>
    <w:p w14:paraId="6F02E57B" w14:textId="77777777" w:rsidR="004D3BC7" w:rsidRPr="00BF3B54" w:rsidRDefault="004D3BC7" w:rsidP="00C81440">
      <w:pPr>
        <w:spacing w:after="120" w:line="276" w:lineRule="auto"/>
        <w:ind w:firstLine="709"/>
        <w:contextualSpacing/>
        <w:jc w:val="both"/>
        <w:rPr>
          <w:b/>
          <w:sz w:val="30"/>
          <w:szCs w:val="30"/>
        </w:rPr>
      </w:pPr>
      <w:bookmarkStart w:id="178" w:name="_Toc215852690"/>
      <w:bookmarkStart w:id="179" w:name="_Toc215864205"/>
      <w:bookmarkStart w:id="180" w:name="_Toc216253354"/>
      <w:bookmarkStart w:id="181" w:name="_Toc217059377"/>
      <w:r w:rsidRPr="00BF3B54">
        <w:rPr>
          <w:rFonts w:ascii="Times New Roman" w:hAnsi="Times New Roman"/>
          <w:b/>
          <w:sz w:val="30"/>
          <w:szCs w:val="30"/>
        </w:rPr>
        <w:t>Статья 3</w:t>
      </w:r>
      <w:r w:rsidR="00704178" w:rsidRPr="00BF3B54">
        <w:rPr>
          <w:rFonts w:ascii="Times New Roman" w:hAnsi="Times New Roman"/>
          <w:b/>
          <w:sz w:val="30"/>
          <w:szCs w:val="30"/>
        </w:rPr>
        <w:t>7</w:t>
      </w:r>
      <w:r w:rsidRPr="00BF3B54">
        <w:rPr>
          <w:rFonts w:ascii="Times New Roman" w:hAnsi="Times New Roman"/>
          <w:b/>
          <w:sz w:val="30"/>
          <w:szCs w:val="30"/>
        </w:rPr>
        <w:t>. Внутренний контроль и управление рисками организации, осуществляющей обмен цифровой валюты</w:t>
      </w:r>
      <w:bookmarkEnd w:id="178"/>
      <w:bookmarkEnd w:id="179"/>
      <w:bookmarkEnd w:id="180"/>
      <w:bookmarkEnd w:id="181"/>
    </w:p>
    <w:p w14:paraId="5D2A9C5D"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 1. Организация, осуществляющая обмен цифровой валюты, обязана организовать внутренний контроль и систему управления рисками, </w:t>
      </w:r>
      <w:r w:rsidRPr="00BF3B54">
        <w:rPr>
          <w:rFonts w:ascii="Times New Roman" w:hAnsi="Times New Roman" w:cs="Times New Roman"/>
          <w:sz w:val="30"/>
          <w:szCs w:val="30"/>
        </w:rPr>
        <w:lastRenderedPageBreak/>
        <w:t>связанными с осуществлением своей деятельности, которые должны соответствовать объему и характеру осуществляемой ею деятельности, а также утвердить правила внутреннего контроля и управления рисками, содержащие меры, направленные на снижение рисков, связанных с осуществлением ее деятельности.</w:t>
      </w:r>
    </w:p>
    <w:p w14:paraId="46BD964B"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2. Организация, осуществляющая обмен цифровой валюты, обязана: </w:t>
      </w:r>
    </w:p>
    <w:p w14:paraId="723B9468"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назначить внутреннего контролера или сформировать отдельное структурное подразделение (службу внутреннего контроля);</w:t>
      </w:r>
    </w:p>
    <w:p w14:paraId="72B95FD3"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2) назначить внутреннего аудитора или сформировать отдельное структурное подразделение (службу внутреннего аудита) в случае осуществления организацией, осуществляющей обмен цифровой валюты, внутреннего аудита, если это предусмотрено требованиями к системе внутреннего контроля организации, осуществляющей обмен цифровой валюты;</w:t>
      </w:r>
    </w:p>
    <w:p w14:paraId="4C9E2035"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3) назначить ответственное лицо за организацию системы управления рисками или сформировать отдельное структурное подразделение (службу по управлению рисками).</w:t>
      </w:r>
    </w:p>
    <w:p w14:paraId="69466326"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3. Банк России вправе установить требования к внутреннему контролю и системе управления рисками, связанными с осуществлением деятельности организации, осуществляющей обмен цифровой валюты, в том числе к правилам внутреннего контроля и управления рисками. </w:t>
      </w:r>
    </w:p>
    <w:p w14:paraId="4C569719"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p>
    <w:p w14:paraId="30EF824F" w14:textId="77777777" w:rsidR="004D3BC7" w:rsidRPr="00BF3B54" w:rsidRDefault="004D3BC7" w:rsidP="00C81440">
      <w:pPr>
        <w:pStyle w:val="3"/>
        <w:spacing w:line="276" w:lineRule="auto"/>
        <w:ind w:firstLine="709"/>
        <w:contextualSpacing/>
        <w:jc w:val="both"/>
        <w:rPr>
          <w:b/>
          <w:color w:val="000000" w:themeColor="text1"/>
          <w:sz w:val="30"/>
          <w:szCs w:val="30"/>
        </w:rPr>
      </w:pPr>
      <w:bookmarkStart w:id="182" w:name="_Toc217059378"/>
      <w:r w:rsidRPr="00BF3B54">
        <w:rPr>
          <w:b/>
          <w:color w:val="000000" w:themeColor="text1"/>
          <w:sz w:val="30"/>
          <w:szCs w:val="30"/>
        </w:rPr>
        <w:t>Статья 3</w:t>
      </w:r>
      <w:r w:rsidR="00704178" w:rsidRPr="00BF3B54">
        <w:rPr>
          <w:b/>
          <w:color w:val="000000" w:themeColor="text1"/>
          <w:sz w:val="30"/>
          <w:szCs w:val="30"/>
        </w:rPr>
        <w:t>8</w:t>
      </w:r>
      <w:r w:rsidRPr="00BF3B54">
        <w:rPr>
          <w:b/>
          <w:color w:val="000000" w:themeColor="text1"/>
          <w:sz w:val="30"/>
          <w:szCs w:val="30"/>
        </w:rPr>
        <w:t>. Обеспечение конфиденциальности и сохранности информации организацией, осуществляющей обмен цифровой валюты</w:t>
      </w:r>
      <w:bookmarkEnd w:id="182"/>
    </w:p>
    <w:p w14:paraId="6F66DD93"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Организация, осуществляющая обмен цифровой валюты гарантирует конфиденциальность информации о сделках с цифровой валютой. Конфиденциальность информации о сделках с цифровой валютой, адресах-идентификаторах, ключах доступа к адресам-идентификаторам гарантируется организацией, осуществляющей обмен цифровой валюты, в той мере, в которой конфиденциальность достижима с учетом особенностей функционирования информационных систем, в которых осуществляются выпуск, учет и обращение</w:t>
      </w:r>
      <w:r w:rsidRPr="00BF3B54">
        <w:rPr>
          <w:rFonts w:ascii="Times New Roman" w:hAnsi="Times New Roman"/>
          <w:sz w:val="30"/>
          <w:szCs w:val="30"/>
        </w:rPr>
        <w:t xml:space="preserve"> цифровых валют</w:t>
      </w:r>
      <w:r w:rsidRPr="00BF3B54">
        <w:rPr>
          <w:rFonts w:ascii="Times New Roman" w:hAnsi="Times New Roman" w:cs="Times New Roman"/>
          <w:sz w:val="30"/>
          <w:szCs w:val="30"/>
        </w:rPr>
        <w:t>.</w:t>
      </w:r>
    </w:p>
    <w:p w14:paraId="584F382D"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2. Любые лица, получившие сведения, указанные в части 1 настоящей статьи, в том числе в результате исполнения надзорных и контрольных функций, не вправе разглашать указанные сведения.</w:t>
      </w:r>
    </w:p>
    <w:p w14:paraId="722B0636" w14:textId="77777777" w:rsidR="004D3BC7" w:rsidRPr="00BF3B54" w:rsidRDefault="004D3BC7" w:rsidP="00C81440">
      <w:pPr>
        <w:spacing w:after="120" w:line="276" w:lineRule="auto"/>
        <w:ind w:firstLine="709"/>
        <w:contextualSpacing/>
        <w:jc w:val="both"/>
        <w:rPr>
          <w:rFonts w:ascii="Times New Roman" w:hAnsi="Times New Roman" w:cs="Times New Roman"/>
          <w:color w:val="000000" w:themeColor="text1"/>
          <w:sz w:val="30"/>
          <w:szCs w:val="30"/>
        </w:rPr>
      </w:pPr>
      <w:r w:rsidRPr="00BF3B54">
        <w:rPr>
          <w:rFonts w:ascii="Times New Roman" w:hAnsi="Times New Roman" w:cs="Times New Roman"/>
          <w:sz w:val="30"/>
          <w:szCs w:val="30"/>
        </w:rPr>
        <w:lastRenderedPageBreak/>
        <w:t xml:space="preserve">3. За разглашение сведений, указанных в части 1 настоящей статьи, организация, осуществляющей обмен цифровой валюты, и лица, указанные в части 2 настоящей статьи, несут ответственность в порядке, установленном законодательством </w:t>
      </w:r>
      <w:r w:rsidRPr="00BF3B54">
        <w:rPr>
          <w:rFonts w:ascii="Times New Roman" w:hAnsi="Times New Roman" w:cs="Times New Roman"/>
          <w:color w:val="000000" w:themeColor="text1"/>
          <w:sz w:val="30"/>
          <w:szCs w:val="30"/>
        </w:rPr>
        <w:t>Российской Федерации.</w:t>
      </w:r>
    </w:p>
    <w:p w14:paraId="779A4D16"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4. Организация, осуществляющей обмен цифровой валюты, обязана предоставлять имеющуюся информацию, за исключением ключей доступа к адресам-идентификаторам, в том числе о сделках (операциях), совершенных с цифровой валютой:</w:t>
      </w:r>
    </w:p>
    <w:p w14:paraId="758C2E6A"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по требованию суда;</w:t>
      </w:r>
    </w:p>
    <w:p w14:paraId="1DDD883A"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2) по требованиям федерального органа исполнительной власти, принимающего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Банка России, органов принудительного исполнения Российской Федерации, налоговых органов, других органов и должностных лиц в случаях, предусмотренных законодательными актами об их деятельности, в случаях, если такая информация необходима для осуществления ими своих функций, предусмотренных законодательством Российской Федерации;</w:t>
      </w:r>
    </w:p>
    <w:p w14:paraId="56BFEC51"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3) при наличии согласия руководителя следственного органа - по требованию органов предварительного следствия по делам, находящимся в их производстве; </w:t>
      </w:r>
    </w:p>
    <w:p w14:paraId="1BD9B1B3"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sz w:val="30"/>
          <w:szCs w:val="30"/>
        </w:rPr>
      </w:pPr>
      <w:r w:rsidRPr="00BF3B54">
        <w:rPr>
          <w:rFonts w:ascii="Times New Roman" w:hAnsi="Times New Roman" w:cs="Times New Roman"/>
          <w:sz w:val="30"/>
          <w:szCs w:val="30"/>
        </w:rPr>
        <w:t>4) на основании судебного решения - должностным лицам органов, уполномоченных осуществлять оперативно-розыскную деятельность, при выполнении ими функций по выявлению, предупреждению и пресечению преступлений по их запросам, направляемым в суд в порядке, предусмотренном статьей 9 Федерального закона от 12 августа 1995 года № 144-ФЗ «Об оперативно-розыскной деятельности», при наличии сведений о признаках подготавливаемых, совершаемых или совершенных преступлений, а также о лицах, их подготавливающих, совершающих или совершивших, если нет достаточных данных для решения вопроса о возбуждении уголовного дела. Перечни указанных должностных лиц устанавливаются</w:t>
      </w:r>
      <w:r w:rsidRPr="00BF3B54">
        <w:rPr>
          <w:rFonts w:ascii="Times New Roman" w:hAnsi="Times New Roman"/>
          <w:sz w:val="30"/>
          <w:szCs w:val="30"/>
        </w:rPr>
        <w:t xml:space="preserve"> нормативными правовыми актами</w:t>
      </w:r>
      <w:r w:rsidRPr="00BF3B54">
        <w:rPr>
          <w:rFonts w:ascii="Times New Roman" w:hAnsi="Times New Roman" w:cs="Times New Roman"/>
          <w:sz w:val="30"/>
          <w:szCs w:val="30"/>
        </w:rPr>
        <w:t xml:space="preserve"> соответствующих федеральных органов исполнительной власти; </w:t>
      </w:r>
    </w:p>
    <w:p w14:paraId="0982E471"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lastRenderedPageBreak/>
        <w:t xml:space="preserve">5) по запросам, направляемым уполномоченными лицами в соответствии с законодательством Российской Федерации о противодействии коррупции; </w:t>
      </w:r>
    </w:p>
    <w:p w14:paraId="7D82704E"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6) по требованию конкурсного управляющего в ходе конкурсного производства в отношении обладателя цифровых валют. </w:t>
      </w:r>
    </w:p>
    <w:p w14:paraId="101B5574"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5. Органы и организации, которые указаны в части 4 настоящей статьи, обеспечивают конфиденциальность предоставляемых им информации и сведений и используют их для осуществления своих функций (обязанностей).</w:t>
      </w:r>
    </w:p>
    <w:bookmarkEnd w:id="154"/>
    <w:p w14:paraId="03A9F306" w14:textId="77777777" w:rsidR="004D3BC7" w:rsidRPr="00BF3B54" w:rsidRDefault="004D3BC7" w:rsidP="00C81440">
      <w:pPr>
        <w:pBdr>
          <w:top w:val="nil"/>
          <w:left w:val="nil"/>
          <w:bottom w:val="nil"/>
          <w:right w:val="nil"/>
          <w:between w:val="nil"/>
        </w:pBdr>
        <w:spacing w:after="120" w:line="276" w:lineRule="auto"/>
        <w:ind w:firstLine="709"/>
        <w:contextualSpacing/>
        <w:jc w:val="both"/>
        <w:rPr>
          <w:rFonts w:ascii="Times New Roman" w:hAnsi="Times New Roman" w:cs="Times New Roman"/>
          <w:sz w:val="30"/>
          <w:szCs w:val="30"/>
        </w:rPr>
      </w:pPr>
    </w:p>
    <w:p w14:paraId="29DCE348" w14:textId="77777777" w:rsidR="0020271F" w:rsidRPr="00BF3B54" w:rsidRDefault="0020271F" w:rsidP="00C81440">
      <w:pPr>
        <w:pStyle w:val="ConsPlusNormal"/>
        <w:spacing w:line="276" w:lineRule="auto"/>
        <w:ind w:firstLine="709"/>
        <w:jc w:val="both"/>
        <w:rPr>
          <w:b/>
          <w:sz w:val="30"/>
          <w:szCs w:val="30"/>
        </w:rPr>
      </w:pPr>
      <w:bookmarkStart w:id="183" w:name="_Hlk226919268"/>
      <w:r w:rsidRPr="00BF3B54">
        <w:rPr>
          <w:b/>
          <w:sz w:val="30"/>
          <w:szCs w:val="30"/>
        </w:rPr>
        <w:t xml:space="preserve">Глава </w:t>
      </w:r>
      <w:r w:rsidR="007370B2" w:rsidRPr="00BF3B54">
        <w:rPr>
          <w:b/>
          <w:sz w:val="30"/>
          <w:szCs w:val="30"/>
        </w:rPr>
        <w:t>7</w:t>
      </w:r>
      <w:r w:rsidRPr="00BF3B54">
        <w:rPr>
          <w:b/>
          <w:sz w:val="30"/>
          <w:szCs w:val="30"/>
        </w:rPr>
        <w:t xml:space="preserve">. </w:t>
      </w:r>
      <w:r w:rsidR="00FD1075" w:rsidRPr="00BF3B54">
        <w:rPr>
          <w:b/>
          <w:sz w:val="30"/>
          <w:szCs w:val="30"/>
        </w:rPr>
        <w:t xml:space="preserve">УЧЕТ </w:t>
      </w:r>
      <w:r w:rsidR="008C09F9" w:rsidRPr="00BF3B54">
        <w:rPr>
          <w:b/>
          <w:sz w:val="30"/>
          <w:szCs w:val="30"/>
        </w:rPr>
        <w:t xml:space="preserve">И ХРАНЕНИЕ </w:t>
      </w:r>
      <w:r w:rsidR="00FD1075" w:rsidRPr="00BF3B54">
        <w:rPr>
          <w:b/>
          <w:sz w:val="30"/>
          <w:szCs w:val="30"/>
        </w:rPr>
        <w:t xml:space="preserve">КРИПТОАКТИВОВ </w:t>
      </w:r>
    </w:p>
    <w:p w14:paraId="1A07FA2E" w14:textId="77777777" w:rsidR="00EC4C6D" w:rsidRPr="00BF3B54" w:rsidRDefault="00EC4C6D" w:rsidP="00C81440">
      <w:pPr>
        <w:pStyle w:val="3"/>
        <w:spacing w:line="276" w:lineRule="auto"/>
        <w:ind w:firstLine="709"/>
        <w:jc w:val="both"/>
        <w:rPr>
          <w:b/>
          <w:sz w:val="30"/>
          <w:szCs w:val="30"/>
        </w:rPr>
      </w:pPr>
      <w:r w:rsidRPr="00BF3B54">
        <w:rPr>
          <w:b/>
          <w:sz w:val="30"/>
          <w:szCs w:val="30"/>
        </w:rPr>
        <w:t>Статья 28. Особенности учета криптоактивов в информационной системе оператора цифровой платформы</w:t>
      </w:r>
    </w:p>
    <w:p w14:paraId="3F1572F4" w14:textId="77777777" w:rsidR="00EC4C6D" w:rsidRPr="00BF3B54" w:rsidRDefault="00EC4C6D" w:rsidP="00C81440">
      <w:pPr>
        <w:pStyle w:val="ConsPlusNormal"/>
        <w:spacing w:line="276" w:lineRule="auto"/>
        <w:ind w:firstLine="709"/>
        <w:jc w:val="both"/>
        <w:rPr>
          <w:sz w:val="30"/>
          <w:szCs w:val="30"/>
        </w:rPr>
      </w:pPr>
      <w:r w:rsidRPr="00BF3B54">
        <w:rPr>
          <w:sz w:val="30"/>
          <w:szCs w:val="30"/>
        </w:rPr>
        <w:t xml:space="preserve">1. Обладателем криптоактивов, учет прав на которые осуществляет оператор цифровой платформы признается лицо, по цифровому счету обладателя которого учитываются криптоактивы. </w:t>
      </w:r>
    </w:p>
    <w:p w14:paraId="34E7D5FB" w14:textId="77777777" w:rsidR="00EC4C6D" w:rsidRPr="00BF3B54" w:rsidRDefault="00EC4C6D" w:rsidP="00C81440">
      <w:pPr>
        <w:pStyle w:val="ConsPlusNormal"/>
        <w:spacing w:line="276" w:lineRule="auto"/>
        <w:ind w:firstLine="709"/>
        <w:jc w:val="both"/>
        <w:rPr>
          <w:sz w:val="30"/>
          <w:szCs w:val="30"/>
        </w:rPr>
      </w:pPr>
      <w:r w:rsidRPr="00BF3B54">
        <w:rPr>
          <w:sz w:val="30"/>
          <w:szCs w:val="30"/>
        </w:rPr>
        <w:t>2. Оператор цифровой платформы обеспечивает учет информации о криптоактивах в информационной системе оператора цифровой платформы путем внесения записей по открытым обладателям криптоактивов цифровым счетам на основании их распоряжений.</w:t>
      </w:r>
    </w:p>
    <w:p w14:paraId="3D08C1C5" w14:textId="77777777" w:rsidR="00EC4C6D" w:rsidRPr="00BF3B54" w:rsidRDefault="00EC4C6D" w:rsidP="00C81440">
      <w:pPr>
        <w:pStyle w:val="ConsPlusNormal"/>
        <w:spacing w:line="276" w:lineRule="auto"/>
        <w:ind w:firstLine="709"/>
        <w:jc w:val="both"/>
        <w:rPr>
          <w:sz w:val="30"/>
          <w:szCs w:val="30"/>
        </w:rPr>
      </w:pPr>
      <w:r w:rsidRPr="00BF3B54">
        <w:rPr>
          <w:sz w:val="30"/>
          <w:szCs w:val="30"/>
        </w:rPr>
        <w:t>3. Для учета цифровой валюты (цифровых прав) оператор цифровой платформы может открывать следующие виды цифровых счетов:</w:t>
      </w:r>
    </w:p>
    <w:p w14:paraId="13FE7644" w14:textId="77777777" w:rsidR="00EC4C6D" w:rsidRPr="00BF3B54" w:rsidRDefault="00EC4C6D" w:rsidP="00C81440">
      <w:pPr>
        <w:pStyle w:val="ConsPlusNormal"/>
        <w:spacing w:line="276" w:lineRule="auto"/>
        <w:ind w:firstLine="709"/>
        <w:jc w:val="both"/>
        <w:rPr>
          <w:sz w:val="30"/>
          <w:szCs w:val="30"/>
        </w:rPr>
      </w:pPr>
      <w:r w:rsidRPr="00BF3B54">
        <w:rPr>
          <w:sz w:val="30"/>
          <w:szCs w:val="30"/>
        </w:rPr>
        <w:t>1) счет обладателя;</w:t>
      </w:r>
    </w:p>
    <w:p w14:paraId="240BBE0F" w14:textId="77777777" w:rsidR="00EC4C6D" w:rsidRPr="00BF3B54" w:rsidRDefault="00EC4C6D" w:rsidP="00C81440">
      <w:pPr>
        <w:pStyle w:val="ConsPlusNormal"/>
        <w:spacing w:line="276" w:lineRule="auto"/>
        <w:ind w:firstLine="709"/>
        <w:jc w:val="both"/>
        <w:rPr>
          <w:sz w:val="30"/>
          <w:szCs w:val="30"/>
        </w:rPr>
      </w:pPr>
      <w:r w:rsidRPr="00BF3B54">
        <w:rPr>
          <w:sz w:val="30"/>
          <w:szCs w:val="30"/>
        </w:rPr>
        <w:t>2) счет доверительного управляющего;</w:t>
      </w:r>
    </w:p>
    <w:p w14:paraId="7187177E" w14:textId="77777777" w:rsidR="00EC4C6D" w:rsidRPr="00BF3B54" w:rsidRDefault="00EC4C6D" w:rsidP="00C81440">
      <w:pPr>
        <w:pStyle w:val="ConsPlusNormal"/>
        <w:spacing w:line="276" w:lineRule="auto"/>
        <w:ind w:firstLine="709"/>
        <w:jc w:val="both"/>
        <w:rPr>
          <w:sz w:val="30"/>
          <w:szCs w:val="30"/>
        </w:rPr>
      </w:pPr>
      <w:r w:rsidRPr="00BF3B54">
        <w:rPr>
          <w:sz w:val="30"/>
          <w:szCs w:val="30"/>
        </w:rPr>
        <w:t>3) счет номинального держателя;</w:t>
      </w:r>
    </w:p>
    <w:p w14:paraId="669D3901" w14:textId="77777777" w:rsidR="00EC4C6D" w:rsidRPr="00BF3B54" w:rsidRDefault="00EC4C6D" w:rsidP="00C81440">
      <w:pPr>
        <w:pStyle w:val="ConsPlusNormal"/>
        <w:spacing w:line="276" w:lineRule="auto"/>
        <w:ind w:firstLine="709"/>
        <w:jc w:val="both"/>
        <w:rPr>
          <w:sz w:val="30"/>
          <w:szCs w:val="30"/>
        </w:rPr>
      </w:pPr>
      <w:r w:rsidRPr="00BF3B54">
        <w:rPr>
          <w:sz w:val="30"/>
          <w:szCs w:val="30"/>
        </w:rPr>
        <w:t>4) депозитный счет;</w:t>
      </w:r>
    </w:p>
    <w:p w14:paraId="38A0BB7F" w14:textId="77777777" w:rsidR="00EC4C6D" w:rsidRPr="00BF3B54" w:rsidRDefault="00EC4C6D" w:rsidP="00C81440">
      <w:pPr>
        <w:pStyle w:val="ConsPlusNormal"/>
        <w:spacing w:line="276" w:lineRule="auto"/>
        <w:ind w:firstLine="709"/>
        <w:jc w:val="both"/>
        <w:rPr>
          <w:sz w:val="30"/>
          <w:szCs w:val="30"/>
        </w:rPr>
      </w:pPr>
      <w:r w:rsidRPr="00BF3B54">
        <w:rPr>
          <w:sz w:val="30"/>
          <w:szCs w:val="30"/>
        </w:rPr>
        <w:t>5) казначейский счет;</w:t>
      </w:r>
    </w:p>
    <w:p w14:paraId="0945D2B4" w14:textId="77777777" w:rsidR="00EC4C6D" w:rsidRPr="00BF3B54" w:rsidRDefault="00EC4C6D" w:rsidP="00C81440">
      <w:pPr>
        <w:pStyle w:val="ConsPlusNormal"/>
        <w:spacing w:line="276" w:lineRule="auto"/>
        <w:ind w:firstLine="709"/>
        <w:jc w:val="both"/>
        <w:rPr>
          <w:sz w:val="30"/>
          <w:szCs w:val="30"/>
        </w:rPr>
      </w:pPr>
      <w:r w:rsidRPr="00BF3B54">
        <w:rPr>
          <w:sz w:val="30"/>
          <w:szCs w:val="30"/>
        </w:rPr>
        <w:t>6) счет иностранного номинального держателя;</w:t>
      </w:r>
    </w:p>
    <w:p w14:paraId="56B0F584" w14:textId="77777777" w:rsidR="00EC4C6D" w:rsidRPr="00BF3B54" w:rsidRDefault="00EC4C6D" w:rsidP="00C81440">
      <w:pPr>
        <w:pStyle w:val="ConsPlusNormal"/>
        <w:spacing w:line="276" w:lineRule="auto"/>
        <w:ind w:firstLine="709"/>
        <w:jc w:val="both"/>
        <w:rPr>
          <w:sz w:val="30"/>
          <w:szCs w:val="30"/>
        </w:rPr>
      </w:pPr>
      <w:r w:rsidRPr="00BF3B54">
        <w:rPr>
          <w:sz w:val="30"/>
          <w:szCs w:val="30"/>
        </w:rPr>
        <w:t>7) счет иностранного уполномоченного держателя;</w:t>
      </w:r>
    </w:p>
    <w:p w14:paraId="5DC7B6A6" w14:textId="77777777" w:rsidR="00EC4C6D" w:rsidRPr="00BF3B54" w:rsidRDefault="00EC4C6D" w:rsidP="00C81440">
      <w:pPr>
        <w:pStyle w:val="ConsPlusNormal"/>
        <w:spacing w:line="276" w:lineRule="auto"/>
        <w:ind w:firstLine="709"/>
        <w:jc w:val="both"/>
        <w:rPr>
          <w:sz w:val="30"/>
          <w:szCs w:val="30"/>
        </w:rPr>
      </w:pPr>
      <w:r w:rsidRPr="00BF3B54">
        <w:rPr>
          <w:sz w:val="30"/>
          <w:szCs w:val="30"/>
        </w:rPr>
        <w:t>8) транзитный счет, открываемый в специализированных депозитариях, имеющих лицензию специализированного депозитария, в соответствии с Федеральным законом от 29 ноября 2001 года № 156-ФЗ «Об инвестиционных фондах»;</w:t>
      </w:r>
    </w:p>
    <w:p w14:paraId="51B6D525" w14:textId="77777777" w:rsidR="00EC4C6D" w:rsidRPr="00BF3B54" w:rsidRDefault="00EC4C6D" w:rsidP="00C81440">
      <w:pPr>
        <w:pStyle w:val="ConsPlusNormal"/>
        <w:spacing w:line="276" w:lineRule="auto"/>
        <w:ind w:firstLine="709"/>
        <w:jc w:val="both"/>
        <w:rPr>
          <w:sz w:val="30"/>
          <w:szCs w:val="30"/>
        </w:rPr>
      </w:pPr>
      <w:r w:rsidRPr="00BF3B54">
        <w:rPr>
          <w:sz w:val="30"/>
          <w:szCs w:val="30"/>
        </w:rPr>
        <w:t>9) иные счета, предусмотренные федеральными законами.</w:t>
      </w:r>
    </w:p>
    <w:p w14:paraId="6E1BDA49" w14:textId="77777777" w:rsidR="00EC4C6D" w:rsidRPr="00BF3B54" w:rsidRDefault="00EC4C6D" w:rsidP="00C81440">
      <w:pPr>
        <w:pStyle w:val="ConsPlusNormal"/>
        <w:spacing w:line="276" w:lineRule="auto"/>
        <w:ind w:firstLine="709"/>
        <w:jc w:val="both"/>
        <w:rPr>
          <w:sz w:val="30"/>
          <w:szCs w:val="30"/>
        </w:rPr>
      </w:pPr>
      <w:r w:rsidRPr="00BF3B54">
        <w:rPr>
          <w:sz w:val="30"/>
          <w:szCs w:val="30"/>
        </w:rPr>
        <w:t xml:space="preserve">4. Цифровые права учитываются оператором цифровой платформы в </w:t>
      </w:r>
      <w:r w:rsidRPr="00BF3B54">
        <w:rPr>
          <w:sz w:val="30"/>
          <w:szCs w:val="30"/>
        </w:rPr>
        <w:lastRenderedPageBreak/>
        <w:t>виде записей по цифровым счетам способами, установленными правилами цифровой платформы.</w:t>
      </w:r>
    </w:p>
    <w:p w14:paraId="3D92074C" w14:textId="77777777" w:rsidR="00EC4C6D" w:rsidRPr="00BF3B54" w:rsidRDefault="00EC4C6D" w:rsidP="00C81440">
      <w:pPr>
        <w:pStyle w:val="ConsPlusNormal"/>
        <w:spacing w:line="276" w:lineRule="auto"/>
        <w:ind w:firstLine="709"/>
        <w:jc w:val="both"/>
        <w:rPr>
          <w:sz w:val="30"/>
          <w:szCs w:val="30"/>
        </w:rPr>
      </w:pPr>
      <w:r w:rsidRPr="00BF3B54">
        <w:rPr>
          <w:sz w:val="30"/>
          <w:szCs w:val="30"/>
        </w:rPr>
        <w:t>5. Если настоящим Федеральным законом, иными федеральными законами или принятыми в соответствии с ними нормативными актами Банка России предусмотрен учет прав на криптоактивы на цифровых субсчетах, лицо, которому открыт цифровой субсчет, осуществляет права по цифровым правам в тех же объеме и порядке, в которых они осуществляются лицом, которому открыт цифровой счет.</w:t>
      </w:r>
    </w:p>
    <w:p w14:paraId="262ED44A" w14:textId="77777777" w:rsidR="00EC4C6D" w:rsidRPr="00BF3B54" w:rsidRDefault="00EC4C6D" w:rsidP="00C81440">
      <w:pPr>
        <w:pStyle w:val="ConsPlusNormal"/>
        <w:spacing w:line="276" w:lineRule="auto"/>
        <w:ind w:firstLine="709"/>
        <w:jc w:val="both"/>
        <w:rPr>
          <w:sz w:val="30"/>
          <w:szCs w:val="30"/>
        </w:rPr>
      </w:pPr>
      <w:r w:rsidRPr="00BF3B54">
        <w:rPr>
          <w:sz w:val="30"/>
          <w:szCs w:val="30"/>
        </w:rPr>
        <w:t>6. Оператор цифровой платформы может открывать и вести счета, не предназначенные для учета прав на криптоактивы, в том числе счета неустановленных лиц, а также иные цифровые счета, которые могут быть предусмотрены нормативными актами Банка России.</w:t>
      </w:r>
    </w:p>
    <w:p w14:paraId="6D92E103" w14:textId="77777777" w:rsidR="00EC4C6D" w:rsidRPr="00BF3B54" w:rsidRDefault="00EC4C6D" w:rsidP="00C81440">
      <w:pPr>
        <w:pStyle w:val="ConsPlusNormal"/>
        <w:spacing w:line="276" w:lineRule="auto"/>
        <w:ind w:firstLine="709"/>
        <w:jc w:val="both"/>
        <w:rPr>
          <w:sz w:val="30"/>
          <w:szCs w:val="30"/>
        </w:rPr>
      </w:pPr>
      <w:r w:rsidRPr="00BF3B54">
        <w:rPr>
          <w:sz w:val="30"/>
          <w:szCs w:val="30"/>
        </w:rPr>
        <w:t>7. Обладание криптоактивами, учет прав на которые осуществляется на цифровом счете обладателя, подтверждается выпиской оператора цифровой платформы по состоянию дату и время, указанные в такой выписке. Криптоактивы переходят к приобретателю с момента внесения приходной записи по цифровому счету обладателя приобретателя.</w:t>
      </w:r>
    </w:p>
    <w:p w14:paraId="36CF30E4" w14:textId="77777777" w:rsidR="00EC4C6D" w:rsidRPr="00BF3B54" w:rsidRDefault="00EC4C6D" w:rsidP="00C81440">
      <w:pPr>
        <w:pStyle w:val="ConsPlusNormal"/>
        <w:spacing w:line="276" w:lineRule="auto"/>
        <w:ind w:firstLine="709"/>
        <w:jc w:val="both"/>
        <w:rPr>
          <w:sz w:val="30"/>
          <w:szCs w:val="30"/>
        </w:rPr>
      </w:pPr>
      <w:r w:rsidRPr="00BF3B54">
        <w:rPr>
          <w:sz w:val="30"/>
          <w:szCs w:val="30"/>
        </w:rPr>
        <w:t>8. Нормативными актами Банка России могут быть установлены требования к порядку открытия, ведения и закрытия цифровых счетов, а также иных счетов, не предназначенных для учета прав на криптоактивы.</w:t>
      </w:r>
    </w:p>
    <w:p w14:paraId="45937DF5" w14:textId="77777777" w:rsidR="00EC4C6D" w:rsidRPr="00BF3B54" w:rsidRDefault="00EC4C6D" w:rsidP="00C81440">
      <w:pPr>
        <w:pStyle w:val="ConsPlusNormal"/>
        <w:spacing w:line="276" w:lineRule="auto"/>
        <w:ind w:firstLine="709"/>
        <w:jc w:val="both"/>
        <w:rPr>
          <w:sz w:val="30"/>
          <w:szCs w:val="30"/>
        </w:rPr>
      </w:pPr>
      <w:r w:rsidRPr="00BF3B54">
        <w:rPr>
          <w:sz w:val="30"/>
          <w:szCs w:val="30"/>
        </w:rPr>
        <w:t>9. По цифровому счету обладателя</w:t>
      </w:r>
      <w:r w:rsidRPr="00BF3B54" w:rsidDel="00D65930">
        <w:rPr>
          <w:sz w:val="30"/>
          <w:szCs w:val="30"/>
        </w:rPr>
        <w:t xml:space="preserve"> </w:t>
      </w:r>
      <w:r w:rsidRPr="00BF3B54">
        <w:rPr>
          <w:sz w:val="30"/>
          <w:szCs w:val="30"/>
        </w:rPr>
        <w:t xml:space="preserve">осуществляется учет принадлежащих ему криптоактивов. </w:t>
      </w:r>
    </w:p>
    <w:p w14:paraId="465405C2" w14:textId="77777777" w:rsidR="00EC4C6D" w:rsidRPr="00BF3B54" w:rsidRDefault="00EC4C6D" w:rsidP="00C81440">
      <w:pPr>
        <w:pStyle w:val="ConsPlusNormal"/>
        <w:spacing w:line="276" w:lineRule="auto"/>
        <w:ind w:firstLine="709"/>
        <w:jc w:val="both"/>
        <w:rPr>
          <w:sz w:val="30"/>
          <w:szCs w:val="30"/>
        </w:rPr>
      </w:pPr>
      <w:r w:rsidRPr="00BF3B54">
        <w:rPr>
          <w:sz w:val="30"/>
          <w:szCs w:val="30"/>
        </w:rPr>
        <w:t>10. По цифровому счету доверительного управляющего осуществляется учет прав на криптоактивы, переданной в доверительное управление.</w:t>
      </w:r>
    </w:p>
    <w:p w14:paraId="206DB094" w14:textId="77777777" w:rsidR="00EC4C6D" w:rsidRPr="00BF3B54" w:rsidRDefault="00EC4C6D" w:rsidP="00C81440">
      <w:pPr>
        <w:pStyle w:val="ConsPlusNormal"/>
        <w:spacing w:line="276" w:lineRule="auto"/>
        <w:ind w:firstLine="709"/>
        <w:jc w:val="both"/>
        <w:rPr>
          <w:sz w:val="30"/>
          <w:szCs w:val="30"/>
        </w:rPr>
      </w:pPr>
      <w:r w:rsidRPr="00BF3B54">
        <w:rPr>
          <w:sz w:val="30"/>
          <w:szCs w:val="30"/>
        </w:rPr>
        <w:t>11. По цифровому счету номинального держателя осуществляется учет цифровой валюты (цифровых прав), в отношении которой цифровой депозитарий (номинальный держатель) не является их обладателем и осуществляет ее учет в интересах своих депонентов.</w:t>
      </w:r>
    </w:p>
    <w:p w14:paraId="2B1BF416" w14:textId="77777777" w:rsidR="00EC4C6D" w:rsidRPr="00BF3B54" w:rsidRDefault="00EC4C6D" w:rsidP="00C81440">
      <w:pPr>
        <w:pStyle w:val="ConsPlusNormal"/>
        <w:spacing w:line="276" w:lineRule="auto"/>
        <w:ind w:firstLine="709"/>
        <w:jc w:val="both"/>
        <w:rPr>
          <w:sz w:val="30"/>
          <w:szCs w:val="30"/>
        </w:rPr>
      </w:pPr>
      <w:r w:rsidRPr="00BF3B54">
        <w:rPr>
          <w:sz w:val="30"/>
          <w:szCs w:val="30"/>
        </w:rPr>
        <w:t>12. По депозитному цифровому счету осуществляется учет цифровой валюты (цифровых прав), переданной в депозит нотариуса или суда. Лицо, которому открыт депозитный цифровой счет, включается в список зарегистрированных лиц, составляемый для осуществления права на получение выплат в денежной форме по цифровым правам.</w:t>
      </w:r>
    </w:p>
    <w:p w14:paraId="6A6FAD0E" w14:textId="77777777" w:rsidR="00EC4C6D" w:rsidRPr="00BF3B54" w:rsidRDefault="00EC4C6D" w:rsidP="00C81440">
      <w:pPr>
        <w:pStyle w:val="ConsPlusNormal"/>
        <w:spacing w:line="276" w:lineRule="auto"/>
        <w:ind w:firstLine="709"/>
        <w:jc w:val="both"/>
        <w:rPr>
          <w:sz w:val="30"/>
          <w:szCs w:val="30"/>
        </w:rPr>
      </w:pPr>
      <w:r w:rsidRPr="00BF3B54">
        <w:rPr>
          <w:sz w:val="30"/>
          <w:szCs w:val="30"/>
        </w:rPr>
        <w:t xml:space="preserve">13. По казначейскому цифровому счету осуществляется учет прав </w:t>
      </w:r>
      <w:r w:rsidRPr="00BF3B54">
        <w:rPr>
          <w:sz w:val="30"/>
          <w:szCs w:val="30"/>
        </w:rPr>
        <w:lastRenderedPageBreak/>
        <w:t>эмитента цифровых прав на размещенные им цифровые права.</w:t>
      </w:r>
    </w:p>
    <w:p w14:paraId="594EF3B6" w14:textId="77777777" w:rsidR="00EC4C6D" w:rsidRPr="00BF3B54" w:rsidRDefault="00EC4C6D" w:rsidP="00C81440">
      <w:pPr>
        <w:pStyle w:val="ConsPlusNormal"/>
        <w:spacing w:line="276" w:lineRule="auto"/>
        <w:ind w:firstLine="709"/>
        <w:jc w:val="both"/>
        <w:rPr>
          <w:sz w:val="30"/>
          <w:szCs w:val="30"/>
        </w:rPr>
      </w:pPr>
      <w:r w:rsidRPr="00BF3B54">
        <w:rPr>
          <w:sz w:val="30"/>
          <w:szCs w:val="30"/>
        </w:rPr>
        <w:t>По истечении одного года со дня, когда эмитент цифровых прав стал их обладателем, цифровой депозитарий вносит по казначейскому цифровому счету эмитента запись о погашении таких цифровых прав без указания эмитента цифровых прав. Положение статьи 413 Гражданского кодекса Российской Федерации о прекращении обязательства совпадением должника и кредитора в одном лице в этом случае не применяется.</w:t>
      </w:r>
    </w:p>
    <w:p w14:paraId="44E87019" w14:textId="77777777" w:rsidR="00EC4C6D" w:rsidRPr="00BF3B54" w:rsidRDefault="00EC4C6D" w:rsidP="00C81440">
      <w:pPr>
        <w:pStyle w:val="ConsPlusNormal"/>
        <w:spacing w:line="276" w:lineRule="auto"/>
        <w:ind w:firstLine="709"/>
        <w:jc w:val="both"/>
        <w:rPr>
          <w:sz w:val="30"/>
          <w:szCs w:val="30"/>
        </w:rPr>
      </w:pPr>
      <w:r w:rsidRPr="00BF3B54">
        <w:rPr>
          <w:sz w:val="30"/>
          <w:szCs w:val="30"/>
        </w:rPr>
        <w:t>14. Учет прав лиц в отношении криптоактивов которые являются обеспечением исполнения обязательств перед такими лицами, а также учет иных обременений цифровой валюты (цифровых прав) осуществляется путем внесения соответствующей записи по цифровому счету обладателя, цифровому счету доверительного управляющего, цифровому счету иностранного уполномоченного держателя. Ограничение или обременение права распоряжаться цифровой валютой (цифровыми правами) возникает с момента внесения записи об этом по цифровому счету.</w:t>
      </w:r>
    </w:p>
    <w:p w14:paraId="242146E6" w14:textId="77777777" w:rsidR="00EC4C6D" w:rsidRPr="00BF3B54" w:rsidRDefault="00EC4C6D" w:rsidP="00C81440">
      <w:pPr>
        <w:pStyle w:val="ConsPlusNormal"/>
        <w:spacing w:line="276" w:lineRule="auto"/>
        <w:ind w:firstLine="709"/>
        <w:jc w:val="both"/>
        <w:rPr>
          <w:sz w:val="30"/>
          <w:szCs w:val="30"/>
        </w:rPr>
      </w:pPr>
      <w:r w:rsidRPr="00BF3B54">
        <w:rPr>
          <w:sz w:val="30"/>
          <w:szCs w:val="30"/>
        </w:rPr>
        <w:t>15. Наложение ареста и обращение взыскания на цифровую валюту (цифровые права), учет которых осуществляется по цифровому счету, допускается только по цифровому счету обладателя.</w:t>
      </w:r>
    </w:p>
    <w:p w14:paraId="2BA9BAE6" w14:textId="77777777" w:rsidR="00EC4C6D" w:rsidRPr="00BF3B54" w:rsidRDefault="00EC4C6D" w:rsidP="00C81440">
      <w:pPr>
        <w:pStyle w:val="ConsPlusNormal"/>
        <w:spacing w:line="276" w:lineRule="auto"/>
        <w:ind w:firstLine="709"/>
        <w:jc w:val="both"/>
        <w:rPr>
          <w:sz w:val="30"/>
          <w:szCs w:val="30"/>
        </w:rPr>
      </w:pPr>
      <w:r w:rsidRPr="00BF3B54">
        <w:rPr>
          <w:sz w:val="30"/>
          <w:szCs w:val="30"/>
        </w:rPr>
        <w:t>16. В случае исполнения в полном объеме всех обязательств по цифровым правам операции по внесению записи о погашении цифровых прав проводятся цифровым депозитарием, осуществляющим централизованный учет цифровых прав, без распоряжения лиц, которым открыты цифровые счета. Внесение записи о погашении цифровых прав по цифровому счету номинального держателя в порядке, установленном настоящим пунктом, является основанием для осуществления номинальным держателем записи о погашении цифровых прав по цифровым счетам депонентов без распоряжения последних.</w:t>
      </w:r>
    </w:p>
    <w:p w14:paraId="2973DF20" w14:textId="77777777" w:rsidR="00EC4C6D" w:rsidRPr="00BF3B54" w:rsidRDefault="00EC4C6D" w:rsidP="00C81440">
      <w:pPr>
        <w:pStyle w:val="ConsPlusNormal"/>
        <w:spacing w:line="276" w:lineRule="auto"/>
        <w:ind w:firstLine="709"/>
        <w:jc w:val="both"/>
        <w:rPr>
          <w:sz w:val="30"/>
          <w:szCs w:val="30"/>
        </w:rPr>
      </w:pPr>
      <w:r w:rsidRPr="00BF3B54">
        <w:rPr>
          <w:sz w:val="30"/>
          <w:szCs w:val="30"/>
        </w:rPr>
        <w:t>17. Оператор</w:t>
      </w:r>
      <w:r w:rsidRPr="00BF3B54">
        <w:rPr>
          <w:rFonts w:asciiTheme="minorHAnsi" w:hAnsiTheme="minorHAnsi"/>
          <w:sz w:val="30"/>
          <w:szCs w:val="30"/>
        </w:rPr>
        <w:t xml:space="preserve"> цифровой </w:t>
      </w:r>
      <w:r w:rsidRPr="00BF3B54">
        <w:rPr>
          <w:sz w:val="30"/>
          <w:szCs w:val="30"/>
        </w:rPr>
        <w:t>платформы обязан обособить в информационной системе цифровой платформы криптоактивы, принадлежащие их обладателям, от криптоактивов, принадлежащих этому оператору цифровой платформы, путем их учета на отдельных адресах-идентификаторах.</w:t>
      </w:r>
    </w:p>
    <w:p w14:paraId="5D4392BC" w14:textId="77777777" w:rsidR="00EC4C6D" w:rsidRPr="00BF3B54" w:rsidRDefault="00EC4C6D" w:rsidP="00C81440">
      <w:pPr>
        <w:pStyle w:val="ConsPlusNormal"/>
        <w:spacing w:line="276" w:lineRule="auto"/>
        <w:ind w:firstLine="709"/>
        <w:jc w:val="both"/>
        <w:rPr>
          <w:sz w:val="30"/>
          <w:szCs w:val="30"/>
        </w:rPr>
      </w:pPr>
      <w:r w:rsidRPr="00BF3B54">
        <w:rPr>
          <w:sz w:val="30"/>
          <w:szCs w:val="30"/>
        </w:rPr>
        <w:t xml:space="preserve">При совершении операций с криптоактивами, принадлежащими оператору цифровой платформы и учитываемыми на адрес-идентификаторе такого оператора цифровой платформы, оператор цифровой платформы </w:t>
      </w:r>
      <w:r w:rsidRPr="00BF3B54">
        <w:rPr>
          <w:sz w:val="30"/>
          <w:szCs w:val="30"/>
        </w:rPr>
        <w:lastRenderedPageBreak/>
        <w:t>обязан обеспечить соблюдение требований настоящего Федерального закона, иных федеральных законов, нормативных правовых актов и нормативных актов Банка России.</w:t>
      </w:r>
    </w:p>
    <w:p w14:paraId="04611469" w14:textId="77777777" w:rsidR="00EC4C6D" w:rsidRPr="00BF3B54" w:rsidRDefault="00EC4C6D" w:rsidP="00C81440">
      <w:pPr>
        <w:pStyle w:val="ConsPlusNormal"/>
        <w:spacing w:line="276" w:lineRule="auto"/>
        <w:ind w:firstLine="709"/>
        <w:jc w:val="both"/>
        <w:rPr>
          <w:color w:val="000000"/>
          <w:sz w:val="30"/>
          <w:szCs w:val="30"/>
        </w:rPr>
      </w:pPr>
      <w:r w:rsidRPr="00BF3B54">
        <w:rPr>
          <w:sz w:val="30"/>
          <w:szCs w:val="30"/>
        </w:rPr>
        <w:t xml:space="preserve">18. Оператор цифровой платформы обязан </w:t>
      </w:r>
      <w:r w:rsidRPr="00BF3B54">
        <w:rPr>
          <w:color w:val="000000"/>
          <w:sz w:val="30"/>
          <w:szCs w:val="30"/>
        </w:rPr>
        <w:t>каждый рабочий день</w:t>
      </w:r>
      <w:r w:rsidRPr="00BF3B54">
        <w:rPr>
          <w:sz w:val="30"/>
          <w:szCs w:val="30"/>
        </w:rPr>
        <w:t xml:space="preserve"> осуществлять сверку количества криптоактивов, </w:t>
      </w:r>
      <w:r w:rsidRPr="00BF3B54">
        <w:rPr>
          <w:color w:val="000000"/>
          <w:sz w:val="30"/>
          <w:szCs w:val="30"/>
        </w:rPr>
        <w:t xml:space="preserve">учтенных оператором цифровой платформы на цифровых счетах и счетах неустановленных лиц. </w:t>
      </w:r>
    </w:p>
    <w:p w14:paraId="1B58B905" w14:textId="77777777" w:rsidR="00EC4C6D" w:rsidRPr="00BF3B54" w:rsidRDefault="00EC4C6D" w:rsidP="00C81440">
      <w:pPr>
        <w:pStyle w:val="consplusnormal0"/>
        <w:spacing w:line="276" w:lineRule="auto"/>
        <w:ind w:firstLine="709"/>
        <w:jc w:val="both"/>
        <w:rPr>
          <w:color w:val="000000"/>
          <w:sz w:val="30"/>
          <w:szCs w:val="30"/>
        </w:rPr>
      </w:pPr>
      <w:r w:rsidRPr="00BF3B54">
        <w:rPr>
          <w:color w:val="000000"/>
          <w:sz w:val="30"/>
          <w:szCs w:val="30"/>
        </w:rPr>
        <w:t>Количество цифровой валюты (цифровых прав), учтенной цифровым депозитарием на цифровых счетах и счетах неустановленных лиц, должно быть равно количеству такой же цифровой валюты (цифровых прав), учтенной на цифровых счетах номинального держателя, открытых этому цифровому депозитарию, и учитываемых на адрес-идентификаторах, на которых учитываются цифровая валюта (цифровые права), принадлежащие депонентам, в информационных системах, организованных не в соответствии с российским правом.</w:t>
      </w:r>
    </w:p>
    <w:p w14:paraId="35BEA320" w14:textId="77777777" w:rsidR="00EC4C6D" w:rsidRPr="00BF3B54" w:rsidRDefault="00EC4C6D" w:rsidP="00C81440">
      <w:pPr>
        <w:pStyle w:val="consplusnormal0"/>
        <w:spacing w:line="276" w:lineRule="auto"/>
        <w:ind w:firstLine="709"/>
        <w:jc w:val="both"/>
        <w:rPr>
          <w:color w:val="000000"/>
          <w:sz w:val="30"/>
          <w:szCs w:val="30"/>
        </w:rPr>
      </w:pPr>
      <w:r w:rsidRPr="00BF3B54">
        <w:rPr>
          <w:color w:val="000000"/>
          <w:sz w:val="30"/>
          <w:szCs w:val="30"/>
        </w:rPr>
        <w:t xml:space="preserve">Банком России могут быть установлены требования к проведению цифровым депозитарием сверки, порядку урегулирования выявленных расхождений, продолжительности операционного дня цифрового депозитария и формированию документов операционного дня. </w:t>
      </w:r>
    </w:p>
    <w:p w14:paraId="6D84BFD7" w14:textId="77777777" w:rsidR="00EC4C6D" w:rsidRPr="00BF3B54" w:rsidRDefault="00EC4C6D" w:rsidP="00C81440">
      <w:pPr>
        <w:pStyle w:val="a3"/>
        <w:spacing w:before="0" w:beforeAutospacing="0" w:after="0" w:afterAutospacing="0" w:line="276" w:lineRule="auto"/>
        <w:ind w:firstLine="709"/>
        <w:jc w:val="both"/>
        <w:rPr>
          <w:color w:val="000000"/>
          <w:sz w:val="30"/>
          <w:szCs w:val="30"/>
        </w:rPr>
      </w:pPr>
      <w:r w:rsidRPr="00BF3B54">
        <w:rPr>
          <w:color w:val="000000"/>
          <w:sz w:val="30"/>
          <w:szCs w:val="30"/>
        </w:rPr>
        <w:t>19. Иностранный номинальный держатель и иностранная организация, имеющая право в соответствии с ее личным законом осуществлять учет и переход прав на криптоактивы, которые учитывают права лиц, осуществляющих цифровые права, вправе совершать действия, связанные с осуществлением криптоактивов, без доверенности в соответствии с полученными ими указаниями (инструкциями) от таких лиц.</w:t>
      </w:r>
    </w:p>
    <w:p w14:paraId="18C0844F" w14:textId="77777777" w:rsidR="00EC4C6D" w:rsidRPr="00BF3B54" w:rsidRDefault="00EC4C6D" w:rsidP="00C81440">
      <w:pPr>
        <w:pStyle w:val="ConsPlusNormal"/>
        <w:spacing w:line="276" w:lineRule="auto"/>
        <w:ind w:firstLine="709"/>
        <w:jc w:val="both"/>
        <w:rPr>
          <w:sz w:val="30"/>
          <w:szCs w:val="30"/>
        </w:rPr>
      </w:pPr>
      <w:r w:rsidRPr="00BF3B54">
        <w:rPr>
          <w:sz w:val="30"/>
          <w:szCs w:val="30"/>
        </w:rPr>
        <w:t>20. Банк России вправе устанавливать иные особенности учета криптоактивов в информационной системе оператора цифровой платформы.</w:t>
      </w:r>
    </w:p>
    <w:p w14:paraId="2CA07F13" w14:textId="77777777" w:rsidR="00EC4C6D" w:rsidRPr="00BF3B54" w:rsidRDefault="00EC4C6D" w:rsidP="00C81440">
      <w:pPr>
        <w:pStyle w:val="ConsPlusNormal"/>
        <w:spacing w:line="276" w:lineRule="auto"/>
        <w:ind w:firstLine="709"/>
        <w:jc w:val="both"/>
        <w:rPr>
          <w:b/>
          <w:sz w:val="30"/>
          <w:szCs w:val="30"/>
        </w:rPr>
      </w:pPr>
    </w:p>
    <w:p w14:paraId="2437D478" w14:textId="77777777" w:rsidR="008C09F9" w:rsidRPr="00BF3B54" w:rsidRDefault="008C09F9" w:rsidP="00C81440">
      <w:pPr>
        <w:pStyle w:val="ConsPlusNormal"/>
        <w:spacing w:line="276" w:lineRule="auto"/>
        <w:ind w:firstLine="709"/>
        <w:jc w:val="both"/>
        <w:rPr>
          <w:b/>
          <w:sz w:val="30"/>
          <w:szCs w:val="30"/>
        </w:rPr>
      </w:pPr>
      <w:r w:rsidRPr="00BF3B54">
        <w:rPr>
          <w:b/>
          <w:sz w:val="30"/>
          <w:szCs w:val="30"/>
        </w:rPr>
        <w:t xml:space="preserve">Статья 13. Требования к осуществлению учета криптоактивов в децентрализованных информационных системах </w:t>
      </w:r>
    </w:p>
    <w:p w14:paraId="0CDECDE6"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1. Учет криптоактивов в децентрализованных информационных системах осуществляется посредством майнинга. </w:t>
      </w:r>
    </w:p>
    <w:p w14:paraId="5A8D9CE9"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Майнин</w:t>
      </w:r>
      <w:r w:rsidR="00A818A0" w:rsidRPr="00BF3B54">
        <w:rPr>
          <w:sz w:val="30"/>
          <w:szCs w:val="30"/>
        </w:rPr>
        <w:t>г может осуществляться как узлами как</w:t>
      </w:r>
      <w:r w:rsidRPr="00BF3B54">
        <w:rPr>
          <w:sz w:val="30"/>
          <w:szCs w:val="30"/>
        </w:rPr>
        <w:t xml:space="preserve"> единолично, так и </w:t>
      </w:r>
      <w:r w:rsidRPr="00BF3B54">
        <w:rPr>
          <w:color w:val="000000" w:themeColor="text1"/>
          <w:sz w:val="30"/>
          <w:szCs w:val="30"/>
        </w:rPr>
        <w:t xml:space="preserve">в составе </w:t>
      </w:r>
      <w:proofErr w:type="spellStart"/>
      <w:r w:rsidRPr="00BF3B54">
        <w:rPr>
          <w:color w:val="000000" w:themeColor="text1"/>
          <w:sz w:val="30"/>
          <w:szCs w:val="30"/>
        </w:rPr>
        <w:t>майнинговых</w:t>
      </w:r>
      <w:proofErr w:type="spellEnd"/>
      <w:r w:rsidRPr="00BF3B54">
        <w:rPr>
          <w:color w:val="000000" w:themeColor="text1"/>
          <w:sz w:val="30"/>
          <w:szCs w:val="30"/>
        </w:rPr>
        <w:t xml:space="preserve"> пулов, </w:t>
      </w:r>
      <w:r w:rsidRPr="00BF3B54">
        <w:rPr>
          <w:sz w:val="30"/>
          <w:szCs w:val="30"/>
        </w:rPr>
        <w:t xml:space="preserve">объединяющих мощности нескольких технических и программно-аппаратных средств, принадлежащих разным </w:t>
      </w:r>
      <w:r w:rsidRPr="00BF3B54">
        <w:rPr>
          <w:sz w:val="30"/>
          <w:szCs w:val="30"/>
        </w:rPr>
        <w:lastRenderedPageBreak/>
        <w:t>владельцам (далее - участники майнинг-пула) и используемых для целей майнинга цифровой валюты, в результате которого осуществляется выпуск цифровой валюты, а также распределение выпущенной (полученной) цифровой валюты между участниками майнинг-пула.</w:t>
      </w:r>
    </w:p>
    <w:p w14:paraId="05C984DE"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2. Лицо, организующее деятельность майнинг-пула оказывает участникам майнинг-пула услуги по объединению мощностей нескольких технических и программно-аппаратных средств, используемых для целей майнинга цифровой валюты, в результате которого таким лицом осуществляется распределение выпущенной (полученной) цифровой валюты между участниками майнинг-пула.</w:t>
      </w:r>
    </w:p>
    <w:p w14:paraId="1EFAF38B"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Лицом, организующим деятельность майнинг-пула, может быть юридическое лицо, личным законом которого является российское право, физическое лицо, зарегистрированное в соответствии с Федеральным законом от 8 августа 2001 года N 129-ФЗ «О государственной регистрации юридических лиц и индивидуальных предпринимателей» в качестве индивидуального предпринимателя, и физическое лицо – гражданин Российской Федерации, не являющийся индивидуальным предпринимателем.</w:t>
      </w:r>
    </w:p>
    <w:p w14:paraId="1C5DEC7F"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Лицо, организующее деятельность майнинг-пула, может одновременно осуществлять майнинг цифровой валюты. </w:t>
      </w:r>
    </w:p>
    <w:p w14:paraId="5A46852C"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Лицо, организующее деятельность майнинг-пула, должно соответствовать требованиям, предъявляемым в соответствии с частью 2 статьи 5 настоящего Федерального закона к лицам, осуществляющим майнинг цифровой валюты. </w:t>
      </w:r>
    </w:p>
    <w:p w14:paraId="5E6FDC4C"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Контроль (надзор) за соблюдением требований, предъявляемых в соответствии с частью 3 настоящей статьи к лицам, организующим деятельность майнинг-пула, осуществляет уполномоченный орган, определенный Правительством Российской Федерации. </w:t>
      </w:r>
    </w:p>
    <w:p w14:paraId="04633E5B"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3. Оператором </w:t>
      </w:r>
      <w:proofErr w:type="spellStart"/>
      <w:r w:rsidRPr="00BF3B54">
        <w:rPr>
          <w:sz w:val="30"/>
          <w:szCs w:val="30"/>
        </w:rPr>
        <w:t>майнинговой</w:t>
      </w:r>
      <w:proofErr w:type="spellEnd"/>
      <w:r w:rsidRPr="00BF3B54">
        <w:rPr>
          <w:sz w:val="30"/>
          <w:szCs w:val="30"/>
        </w:rPr>
        <w:t xml:space="preserve"> инфраструктуры признается лицо, оказывающее услуги по предоставлению </w:t>
      </w:r>
      <w:proofErr w:type="spellStart"/>
      <w:r w:rsidRPr="00BF3B54">
        <w:rPr>
          <w:sz w:val="30"/>
          <w:szCs w:val="30"/>
        </w:rPr>
        <w:t>майнинговой</w:t>
      </w:r>
      <w:proofErr w:type="spellEnd"/>
      <w:r w:rsidRPr="00BF3B54">
        <w:rPr>
          <w:sz w:val="30"/>
          <w:szCs w:val="30"/>
        </w:rPr>
        <w:t xml:space="preserve"> инфраструктуры для осуществления майнинга цифровой валюты.</w:t>
      </w:r>
    </w:p>
    <w:p w14:paraId="6E5BEE5D"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 Юридические лица, личным законом которых является российское право, и физические лица, зарегистрированные в соответствии с Федеральным законом от 8 августа 2001 года № 129-ФЗ «О государственной регистрации юридических лиц и индивидуальных предпринимателей» в </w:t>
      </w:r>
      <w:r w:rsidRPr="00BF3B54">
        <w:rPr>
          <w:sz w:val="30"/>
          <w:szCs w:val="30"/>
        </w:rPr>
        <w:lastRenderedPageBreak/>
        <w:t>качестве индивидуальных предпринимателей,</w:t>
      </w:r>
      <w:r w:rsidRPr="00BF3B54">
        <w:rPr>
          <w:rFonts w:asciiTheme="minorHAnsi" w:hAnsiTheme="minorHAnsi"/>
          <w:sz w:val="30"/>
          <w:szCs w:val="30"/>
        </w:rPr>
        <w:t xml:space="preserve"> вправе осуществлять </w:t>
      </w:r>
      <w:r w:rsidRPr="00BF3B54">
        <w:rPr>
          <w:sz w:val="30"/>
          <w:szCs w:val="30"/>
        </w:rPr>
        <w:t xml:space="preserve">деятельность оператора </w:t>
      </w:r>
      <w:proofErr w:type="spellStart"/>
      <w:r w:rsidRPr="00BF3B54">
        <w:rPr>
          <w:sz w:val="30"/>
          <w:szCs w:val="30"/>
        </w:rPr>
        <w:t>майнинговой</w:t>
      </w:r>
      <w:proofErr w:type="spellEnd"/>
      <w:r w:rsidRPr="00BF3B54">
        <w:rPr>
          <w:sz w:val="30"/>
          <w:szCs w:val="30"/>
        </w:rPr>
        <w:t xml:space="preserve"> инфраструктуры с момента включения в реестр операторов </w:t>
      </w:r>
      <w:proofErr w:type="spellStart"/>
      <w:r w:rsidRPr="00BF3B54">
        <w:rPr>
          <w:sz w:val="30"/>
          <w:szCs w:val="30"/>
        </w:rPr>
        <w:t>майнинговой</w:t>
      </w:r>
      <w:proofErr w:type="spellEnd"/>
      <w:r w:rsidRPr="00BF3B54">
        <w:rPr>
          <w:sz w:val="30"/>
          <w:szCs w:val="30"/>
        </w:rPr>
        <w:t xml:space="preserve"> инфраструктуры.</w:t>
      </w:r>
    </w:p>
    <w:p w14:paraId="57D466A9"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Правительство Российской Федерации вправе установить требования к деятельности оператора </w:t>
      </w:r>
      <w:proofErr w:type="spellStart"/>
      <w:r w:rsidRPr="00BF3B54">
        <w:rPr>
          <w:sz w:val="30"/>
          <w:szCs w:val="30"/>
        </w:rPr>
        <w:t>майнинговой</w:t>
      </w:r>
      <w:proofErr w:type="spellEnd"/>
      <w:r w:rsidRPr="00BF3B54">
        <w:rPr>
          <w:sz w:val="30"/>
          <w:szCs w:val="30"/>
        </w:rPr>
        <w:t xml:space="preserve"> инфраструктуры, характеру и объему оказываемых им услуг. </w:t>
      </w:r>
    </w:p>
    <w:p w14:paraId="0A734B6C"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Оператор </w:t>
      </w:r>
      <w:proofErr w:type="spellStart"/>
      <w:r w:rsidRPr="00BF3B54">
        <w:rPr>
          <w:sz w:val="30"/>
          <w:szCs w:val="30"/>
        </w:rPr>
        <w:t>майнинговой</w:t>
      </w:r>
      <w:proofErr w:type="spellEnd"/>
      <w:r w:rsidRPr="00BF3B54">
        <w:rPr>
          <w:sz w:val="30"/>
          <w:szCs w:val="30"/>
        </w:rPr>
        <w:t xml:space="preserve"> инфраструктуры не вправе оказывать услуги по предоставлению </w:t>
      </w:r>
      <w:proofErr w:type="spellStart"/>
      <w:r w:rsidRPr="00BF3B54">
        <w:rPr>
          <w:sz w:val="30"/>
          <w:szCs w:val="30"/>
        </w:rPr>
        <w:t>майнинговой</w:t>
      </w:r>
      <w:proofErr w:type="spellEnd"/>
      <w:r w:rsidRPr="00BF3B54">
        <w:rPr>
          <w:sz w:val="30"/>
          <w:szCs w:val="30"/>
        </w:rPr>
        <w:t xml:space="preserve"> инфраструктуры для осуществления </w:t>
      </w:r>
      <w:proofErr w:type="spellStart"/>
      <w:r w:rsidRPr="00BF3B54">
        <w:rPr>
          <w:sz w:val="30"/>
          <w:szCs w:val="30"/>
        </w:rPr>
        <w:t>майнигга</w:t>
      </w:r>
      <w:proofErr w:type="spellEnd"/>
      <w:r w:rsidRPr="00BF3B54">
        <w:rPr>
          <w:sz w:val="30"/>
          <w:szCs w:val="30"/>
        </w:rPr>
        <w:t xml:space="preserve"> цифровой валюты, указанным в части 1 статьи 10 лицам, не включенным или исключенным из реестра лиц, осуществляющих майнинг цифровой валюты. </w:t>
      </w:r>
    </w:p>
    <w:p w14:paraId="0421228A"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4. Физические лица, зарегистрированные в соответствии с Федеральным законом от 8 августа 2001 года № 129-ФЗ «О государственной регистрации юридических лиц и индивидуальных предпринимателей» в качестве индивидуальных предпринимателей, юридические лица, личным законом которых является российское право, вправе осуществлять майнинг цифровой валюты (в том числе участвовать в майнинг-пуле) с момента включения в реестр лиц, осуществляющих майнинг цифровой валюты. </w:t>
      </w:r>
    </w:p>
    <w:p w14:paraId="0636B35F"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5. Не могут осуществлять майнинг цифровой валюты (в том числе в качестве участников майнинг-пула) физические лица, являющиеся индивидуальными предпринимателями, которые имеют неснятую или непогашенную судимость за преступления в сфере экономики, преступления против государственной власти либо за умышленные преступления средней тяжести, тяжкие преступления, особо тяжкие преступления, включенные в предусмотренный статьей 6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перечень организаций и физических лиц, в отношении которых имеются сведения об их причастности к экстремистской деятельности или терроризму, либо в составляемые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или в отношении которых межведомственным </w:t>
      </w:r>
      <w:r w:rsidRPr="00BF3B54">
        <w:rPr>
          <w:sz w:val="30"/>
          <w:szCs w:val="30"/>
        </w:rPr>
        <w:lastRenderedPageBreak/>
        <w:t xml:space="preserve">координационным органом, осуществляющим функции по противодействию финансированию терроризма и экстремистской деятельности, принято решение о замораживании (блокировании) денежных средств или иного имущества, а также юридические лица, если они сами или их учредители (участники), бенефициарные владельцы, единоличный исполнительный орган не соответствуют требованиям к деловой репутации, указанным в настоящей части. </w:t>
      </w:r>
    </w:p>
    <w:p w14:paraId="7B8BEF91"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6. Правительство Российской Федерации по согласованию с Банком России вправе установить иные требования к деятельности лиц, осуществляющих майнинг цифровой валюты (в том числе участников майнинг-пула). </w:t>
      </w:r>
    </w:p>
    <w:p w14:paraId="42728663"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7. Юридические лица, личным законом которых является российское право, и физические лица, зарегистрированные в соответствии с Федеральным законом от 8 августа 2001 года № 129-ФЗ «О государственной регистрации юридических лиц и индивидуальных предпринимателей» в качестве индивидуальных предпринимателей, вправе осуществлять деятельность оператора </w:t>
      </w:r>
      <w:proofErr w:type="spellStart"/>
      <w:r w:rsidRPr="00BF3B54">
        <w:rPr>
          <w:sz w:val="30"/>
          <w:szCs w:val="30"/>
        </w:rPr>
        <w:t>майнинговой</w:t>
      </w:r>
      <w:proofErr w:type="spellEnd"/>
      <w:r w:rsidRPr="00BF3B54">
        <w:rPr>
          <w:sz w:val="30"/>
          <w:szCs w:val="30"/>
        </w:rPr>
        <w:t xml:space="preserve"> инфраструктуры с момента включения в реестр операторов </w:t>
      </w:r>
      <w:proofErr w:type="spellStart"/>
      <w:r w:rsidRPr="00BF3B54">
        <w:rPr>
          <w:sz w:val="30"/>
          <w:szCs w:val="30"/>
        </w:rPr>
        <w:t>майнинговой</w:t>
      </w:r>
      <w:proofErr w:type="spellEnd"/>
      <w:r w:rsidRPr="00BF3B54">
        <w:rPr>
          <w:sz w:val="30"/>
          <w:szCs w:val="30"/>
        </w:rPr>
        <w:t xml:space="preserve"> инфраструктуры. </w:t>
      </w:r>
    </w:p>
    <w:p w14:paraId="3E9A4F6B"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8. Правительство Российской Федерации вправе установить требования к деятельности оператора </w:t>
      </w:r>
      <w:proofErr w:type="spellStart"/>
      <w:r w:rsidRPr="00BF3B54">
        <w:rPr>
          <w:sz w:val="30"/>
          <w:szCs w:val="30"/>
        </w:rPr>
        <w:t>майнинговой</w:t>
      </w:r>
      <w:proofErr w:type="spellEnd"/>
      <w:r w:rsidRPr="00BF3B54">
        <w:rPr>
          <w:sz w:val="30"/>
          <w:szCs w:val="30"/>
        </w:rPr>
        <w:t xml:space="preserve"> инфраструктуры, характеру и объему оказываемых им услуг. </w:t>
      </w:r>
    </w:p>
    <w:p w14:paraId="40E59257"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9. Оператор </w:t>
      </w:r>
      <w:proofErr w:type="spellStart"/>
      <w:r w:rsidRPr="00BF3B54">
        <w:rPr>
          <w:sz w:val="30"/>
          <w:szCs w:val="30"/>
        </w:rPr>
        <w:t>майнинговой</w:t>
      </w:r>
      <w:proofErr w:type="spellEnd"/>
      <w:r w:rsidRPr="00BF3B54">
        <w:rPr>
          <w:sz w:val="30"/>
          <w:szCs w:val="30"/>
        </w:rPr>
        <w:t xml:space="preserve"> инфраструктуры не вправе оказывать услуги по предоставлению </w:t>
      </w:r>
      <w:proofErr w:type="spellStart"/>
      <w:r w:rsidRPr="00BF3B54">
        <w:rPr>
          <w:sz w:val="30"/>
          <w:szCs w:val="30"/>
        </w:rPr>
        <w:t>майнинговой</w:t>
      </w:r>
      <w:proofErr w:type="spellEnd"/>
      <w:r w:rsidRPr="00BF3B54">
        <w:rPr>
          <w:sz w:val="30"/>
          <w:szCs w:val="30"/>
        </w:rPr>
        <w:t xml:space="preserve"> инфраструктуры для осуществления майнинга указанным в части 1 настоящей статьи лицам, не включенным или исключенным из реестра лиц, осуществляющих майнинг цифровой валюты. </w:t>
      </w:r>
    </w:p>
    <w:p w14:paraId="422BDE9C"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10. Ведение реестра лиц, осуществляющих майнинг цифровой валюты, и реестра операторов </w:t>
      </w:r>
      <w:proofErr w:type="spellStart"/>
      <w:r w:rsidRPr="00BF3B54">
        <w:rPr>
          <w:sz w:val="30"/>
          <w:szCs w:val="30"/>
        </w:rPr>
        <w:t>майнинговой</w:t>
      </w:r>
      <w:proofErr w:type="spellEnd"/>
      <w:r w:rsidRPr="00BF3B54">
        <w:rPr>
          <w:sz w:val="30"/>
          <w:szCs w:val="30"/>
        </w:rPr>
        <w:t xml:space="preserve"> инфраструктуры, включая внесение в них сведений, изменение сведений, исключение сведений из указанных реестров, принятие решения об отказе во внесении в указанные реестры сведений, осуществляется федеральным органом исполнительной власти, осуществляющим функции по контролю и надзору за соблюдением законодательства о налогах и сборах, в порядке и по основаниям, которые установлены Правительством Российской Федерации. </w:t>
      </w:r>
    </w:p>
    <w:p w14:paraId="2807D9B2"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11. Федеральный орган исполнительной власти, осуществляющий функции по контролю и надзору за соблюдением законодательства о </w:t>
      </w:r>
      <w:r w:rsidRPr="00BF3B54">
        <w:rPr>
          <w:sz w:val="30"/>
          <w:szCs w:val="30"/>
        </w:rPr>
        <w:lastRenderedPageBreak/>
        <w:t xml:space="preserve">налогах и сборах, в случае неоднократного нарушения в течение одного года лицом, осуществляющим майнинг цифровой валюты (в том числе участником майнинг-пула), требований, установленных пунктом 1 статьи 7.1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и (или) неоднократного в течение одного года нарушения требований нормативных правовых актов, изданных в соответствии с указанным Федеральным законом, и (или) нарушения иных требований, установленных законодательством Российской Федерации к лицам, осуществляющим майнинг цифровой валюты, принимает решение об исключении лица, осуществляющего майнинг цифровой валюты (в том числе участника майнинг-пула), из реестра лиц, осуществляющих майнинг цифровой валюты. </w:t>
      </w:r>
    </w:p>
    <w:p w14:paraId="50373F08"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12. Правительство Российской Федерации по согласованию с Банком России устанавливает иные случаи исключения лица, осуществляющего майнинг цифровой валюты (в том числе участника майнинг-пула), из реестра лиц, осуществляющих майнинг цифровой валюты. </w:t>
      </w:r>
    </w:p>
    <w:p w14:paraId="7279E6AD"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13. Лицо, осуществляющее майнинг цифровой валюты (в том числе участник майнинг-пула), обязано предоставить информацию о получении цифровой валюты в случае выпуска (получения) цифровой валюты в результате майнинга цифровой валюты, а также об адресе-идентификаторе, включая адрес-идентификатор майнинг-пула, в федеральный орган исполнительной власти, осуществляющий функции по контролю и надзору за соблюдением законодательства о налогах и сборах, в порядке, объеме и сроки, которые установлены Правительством Российской Федерации. </w:t>
      </w:r>
    </w:p>
    <w:p w14:paraId="499373B5"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14. Федеральный орган исполнительной власти, осуществляющий функции по контролю и надзору за соблюдением законодательства о налогах и сборах, предоставляет информацию, предусмотренную частью 11 настоящей статьи, в федеральный орган исполнительной власти, осуществляющий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 Банк России в порядке, объеме и сроки, которые предусмотрены заключенным между ними соглашением. </w:t>
      </w:r>
    </w:p>
    <w:p w14:paraId="38CAC025"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lastRenderedPageBreak/>
        <w:t xml:space="preserve">15. Лицом, организующим деятельность майнинг-пула, может быть юридическое лицо, личным законом которого является российское право, физическое лицо, зарегистрированное в соответствии с Федеральным законом от 8 августа 2001 года № 129-ФЗ «О государственной регистрации юридических лиц и индивидуальных предпринимателей» в качестве индивидуального предпринимателя, и физическое лицо – гражданин Российской Федерации, не являющийся индивидуальным предпринимателем. </w:t>
      </w:r>
    </w:p>
    <w:p w14:paraId="553A19AA"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16. Лицо, организующее деятельность майнинг-пула, может одновременно осуществлять майнинг цифровой валюты. </w:t>
      </w:r>
    </w:p>
    <w:p w14:paraId="30F780E0"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17. Лицо, организующее деятельность майнинг-пула, должно соответствовать требованиям, предъявляемым в соответствии с частью 3 настоящей статьи к лицам, осуществляющим майнинг цифровой валюты.</w:t>
      </w:r>
    </w:p>
    <w:p w14:paraId="2217DD5B"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18. Правительство Российской Федерации вправе установить требования к майнинг-пулу, а также к лицу, организующему его деятельность.</w:t>
      </w:r>
    </w:p>
    <w:p w14:paraId="0893A695"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19. Правительство Российской Федерации в установленных им случаях и порядке вправе установить запрет на осуществление майнинга цифровой валюты (в том числе участие в майнинг-пуле) в отдельных субъектах Российской Федерации или на отдельных их территориях.</w:t>
      </w:r>
    </w:p>
    <w:p w14:paraId="236A5049"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 xml:space="preserve">20. Контроль (надзор) за соблюдением требований, указанных в частях 3, 4, 6, 11 и 16 настоящей статьи, осуществляет федеральный орган исполнительной власти, осуществляющий функции по контролю и надзору за соблюдением законодательства о налогах и сборах. </w:t>
      </w:r>
    </w:p>
    <w:p w14:paraId="4096D62A"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21. Контроль (надзор) за соблюдением требований, предъявляемых в соответствии с частью абзацем 4 части 3 настоящей статьи к лицам, организующим деятельность майнинг-пула, осуществляет уполномоченный орган, определенный Правительством Российской Федерации.</w:t>
      </w:r>
    </w:p>
    <w:p w14:paraId="75A2D455"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t>22. Физические лица, зарегистрированные в соответствии с Федеральным законом от 8 августа 2001 года № 129-ФЗ «О государственной регистрации юридических лиц и индивидуальных предпринимателей» в качестве индивидуальных предпринимателей, юридические лица, личным законом которых является российское право, вправе осуществлять майнинг цифровой валюты (в том числе участвовать в майнинг-пуле) с момента включения в реестр лиц, осуществляющих майнинг цифровой валюты.</w:t>
      </w:r>
    </w:p>
    <w:p w14:paraId="02B8C13C" w14:textId="77777777" w:rsidR="008C09F9" w:rsidRPr="00BF3B54" w:rsidRDefault="008C09F9" w:rsidP="00C81440">
      <w:pPr>
        <w:pStyle w:val="a3"/>
        <w:spacing w:after="120" w:line="276" w:lineRule="auto"/>
        <w:ind w:firstLine="709"/>
        <w:contextualSpacing/>
        <w:jc w:val="both"/>
        <w:rPr>
          <w:sz w:val="30"/>
          <w:szCs w:val="30"/>
        </w:rPr>
      </w:pPr>
      <w:r w:rsidRPr="00BF3B54">
        <w:rPr>
          <w:sz w:val="30"/>
          <w:szCs w:val="30"/>
        </w:rPr>
        <w:lastRenderedPageBreak/>
        <w:t xml:space="preserve">23. Ведение реестра лиц, осуществляющих майнинг цифровой валюты, и реестра операторов </w:t>
      </w:r>
      <w:proofErr w:type="spellStart"/>
      <w:r w:rsidRPr="00BF3B54">
        <w:rPr>
          <w:sz w:val="30"/>
          <w:szCs w:val="30"/>
        </w:rPr>
        <w:t>майнинговой</w:t>
      </w:r>
      <w:proofErr w:type="spellEnd"/>
      <w:r w:rsidRPr="00BF3B54">
        <w:rPr>
          <w:sz w:val="30"/>
          <w:szCs w:val="30"/>
        </w:rPr>
        <w:t xml:space="preserve"> инфраструктуры, включая внесение в них сведений, изменение сведений, исключение сведений из указанных реестров, принятие решения об отказе во внесении в указанные реестры сведений, осуществляется федеральным органом исполнительной власти, осуществляющим функции по контролю и надзору за соблюдением законодательства о налогах и сборах, в порядке и по основаниям, которые установлены Правительством Российской Федерации. </w:t>
      </w:r>
    </w:p>
    <w:p w14:paraId="04D9D41F" w14:textId="77777777" w:rsidR="0020271F" w:rsidRPr="00BF3B54" w:rsidRDefault="0020271F" w:rsidP="00C81440">
      <w:pPr>
        <w:pStyle w:val="ConsPlusNormal"/>
        <w:spacing w:line="276" w:lineRule="auto"/>
        <w:ind w:firstLine="709"/>
        <w:jc w:val="both"/>
        <w:rPr>
          <w:b/>
          <w:sz w:val="30"/>
          <w:szCs w:val="30"/>
        </w:rPr>
      </w:pPr>
      <w:r w:rsidRPr="00BF3B54">
        <w:rPr>
          <w:b/>
          <w:sz w:val="30"/>
          <w:szCs w:val="30"/>
        </w:rPr>
        <w:t xml:space="preserve">Статья 78. Требования к хранению криптоактивов </w:t>
      </w:r>
    </w:p>
    <w:p w14:paraId="33AB5B04" w14:textId="77777777" w:rsidR="0020271F" w:rsidRPr="00BF3B54" w:rsidRDefault="0020271F" w:rsidP="00C81440">
      <w:pPr>
        <w:pStyle w:val="ConsPlusNormal"/>
        <w:spacing w:line="276" w:lineRule="auto"/>
        <w:ind w:firstLine="709"/>
        <w:jc w:val="both"/>
        <w:rPr>
          <w:sz w:val="30"/>
          <w:szCs w:val="30"/>
        </w:rPr>
      </w:pPr>
      <w:r w:rsidRPr="00BF3B54">
        <w:rPr>
          <w:sz w:val="30"/>
          <w:szCs w:val="30"/>
        </w:rPr>
        <w:t>1. Оператор цифровой платформы обязан обеспечить сохранность криптоактивов клиентов и принимать меры по минимизации рисков их утраты, включая риски неправомерного доступа, хищения и безвозвратного вывода из децентрализованных систем учета.</w:t>
      </w:r>
    </w:p>
    <w:p w14:paraId="4FCF8A4D" w14:textId="70341BEA" w:rsidR="0020271F" w:rsidRPr="00BF3B54" w:rsidRDefault="0020271F" w:rsidP="00C81440">
      <w:pPr>
        <w:pStyle w:val="ConsPlusNormal"/>
        <w:spacing w:line="276" w:lineRule="auto"/>
        <w:ind w:firstLine="709"/>
        <w:jc w:val="both"/>
        <w:rPr>
          <w:sz w:val="30"/>
          <w:szCs w:val="30"/>
        </w:rPr>
      </w:pPr>
      <w:r w:rsidRPr="00BF3B54">
        <w:rPr>
          <w:sz w:val="30"/>
          <w:szCs w:val="30"/>
        </w:rPr>
        <w:t>2. Оператор</w:t>
      </w:r>
      <w:r w:rsidR="003D05D0">
        <w:rPr>
          <w:sz w:val="30"/>
          <w:szCs w:val="30"/>
        </w:rPr>
        <w:t xml:space="preserve"> </w:t>
      </w:r>
      <w:r w:rsidR="003D05D0" w:rsidRPr="00BF3B54">
        <w:rPr>
          <w:sz w:val="30"/>
          <w:szCs w:val="30"/>
        </w:rPr>
        <w:t>цифровой платформы</w:t>
      </w:r>
      <w:r w:rsidRPr="00BF3B54">
        <w:rPr>
          <w:sz w:val="30"/>
          <w:szCs w:val="30"/>
        </w:rPr>
        <w:t xml:space="preserve"> обязан вести обособленный учет криптоактивов клиентов. Собственные криптоактивов оператора цифровой платформы и криптоактивы клиентов подлежат обязательному раздельному хранению и учету (сегрегация). Оператор не вправе зачислять собственные криптоактивы на адреса (кошельки), предназначенные для хранения цифровых прав клиентов, если иное не предусмотрено федеральным законом.</w:t>
      </w:r>
    </w:p>
    <w:p w14:paraId="67F97F1A" w14:textId="77777777" w:rsidR="0020271F" w:rsidRPr="00BF3B54" w:rsidRDefault="0020271F" w:rsidP="00C81440">
      <w:pPr>
        <w:pStyle w:val="ConsPlusNormal"/>
        <w:spacing w:line="276" w:lineRule="auto"/>
        <w:ind w:firstLine="709"/>
        <w:jc w:val="both"/>
        <w:rPr>
          <w:sz w:val="30"/>
          <w:szCs w:val="30"/>
        </w:rPr>
      </w:pPr>
      <w:r w:rsidRPr="00BF3B54">
        <w:rPr>
          <w:sz w:val="30"/>
          <w:szCs w:val="30"/>
        </w:rPr>
        <w:t>   Смешение активов не допускается.</w:t>
      </w:r>
    </w:p>
    <w:p w14:paraId="698E09C5" w14:textId="7B4965DE" w:rsidR="0020271F" w:rsidRPr="00BF3B54" w:rsidRDefault="0020271F" w:rsidP="00C81440">
      <w:pPr>
        <w:pStyle w:val="ConsPlusNormal"/>
        <w:spacing w:line="276" w:lineRule="auto"/>
        <w:ind w:firstLine="709"/>
        <w:jc w:val="both"/>
        <w:rPr>
          <w:sz w:val="30"/>
          <w:szCs w:val="30"/>
        </w:rPr>
      </w:pPr>
      <w:r w:rsidRPr="00BF3B54">
        <w:rPr>
          <w:sz w:val="30"/>
          <w:szCs w:val="30"/>
        </w:rPr>
        <w:t xml:space="preserve">3. Оператор </w:t>
      </w:r>
      <w:r w:rsidR="00846F24" w:rsidRPr="00BF3B54">
        <w:rPr>
          <w:sz w:val="30"/>
          <w:szCs w:val="30"/>
        </w:rPr>
        <w:t xml:space="preserve">цифровой платформы </w:t>
      </w:r>
      <w:r w:rsidRPr="00BF3B54">
        <w:rPr>
          <w:sz w:val="30"/>
          <w:szCs w:val="30"/>
        </w:rPr>
        <w:t xml:space="preserve">обязан вести точные и актуальные записи и реестры учета </w:t>
      </w:r>
      <w:r w:rsidR="00EC4C6D" w:rsidRPr="00BF3B54">
        <w:rPr>
          <w:sz w:val="30"/>
          <w:szCs w:val="30"/>
        </w:rPr>
        <w:t>криптоактивов</w:t>
      </w:r>
      <w:r w:rsidRPr="00BF3B54">
        <w:rPr>
          <w:sz w:val="30"/>
          <w:szCs w:val="30"/>
        </w:rPr>
        <w:t xml:space="preserve"> клиентов в порядке, позволяющем в любой момент времени установить характер, объем и местонахождение цифровых прав, принадлежащих каждому конкретному клиенту, а также статус их собственности. Указанные записи должны обеспечивать формирование контрольного журнала всех операций с цифровыми правами клиентов.</w:t>
      </w:r>
    </w:p>
    <w:p w14:paraId="0919B80A" w14:textId="77777777" w:rsidR="0020271F" w:rsidRPr="00BF3B54" w:rsidRDefault="00064D67" w:rsidP="00C81440">
      <w:pPr>
        <w:pStyle w:val="ConsPlusNormal"/>
        <w:spacing w:line="276" w:lineRule="auto"/>
        <w:ind w:firstLine="709"/>
        <w:jc w:val="both"/>
        <w:rPr>
          <w:sz w:val="30"/>
          <w:szCs w:val="30"/>
        </w:rPr>
      </w:pPr>
      <w:r w:rsidRPr="00BF3B54">
        <w:rPr>
          <w:sz w:val="30"/>
          <w:szCs w:val="30"/>
        </w:rPr>
        <w:t>4</w:t>
      </w:r>
      <w:r w:rsidR="0020271F" w:rsidRPr="00BF3B54">
        <w:rPr>
          <w:sz w:val="30"/>
          <w:szCs w:val="30"/>
        </w:rPr>
        <w:t xml:space="preserve">. В целях минимизации рисков безвозвратного вывода активов из децентрализованных систем и их хищения в результате кибератак оператор </w:t>
      </w:r>
      <w:proofErr w:type="spellStart"/>
      <w:r w:rsidR="0020271F" w:rsidRPr="00BF3B54">
        <w:rPr>
          <w:sz w:val="30"/>
          <w:szCs w:val="30"/>
        </w:rPr>
        <w:t>криптобиржи</w:t>
      </w:r>
      <w:proofErr w:type="spellEnd"/>
      <w:r w:rsidR="0020271F" w:rsidRPr="00BF3B54">
        <w:rPr>
          <w:sz w:val="30"/>
          <w:szCs w:val="30"/>
        </w:rPr>
        <w:t xml:space="preserve"> обязан использовать два типа хранения цифровых прав клиентов:</w:t>
      </w:r>
    </w:p>
    <w:p w14:paraId="3AB61992" w14:textId="7CA2A1AB" w:rsidR="0020271F" w:rsidRPr="00BF3B54" w:rsidRDefault="0020271F" w:rsidP="00C81440">
      <w:pPr>
        <w:pStyle w:val="ConsPlusNormal"/>
        <w:spacing w:line="276" w:lineRule="auto"/>
        <w:ind w:firstLine="709"/>
        <w:jc w:val="both"/>
        <w:rPr>
          <w:sz w:val="30"/>
          <w:szCs w:val="30"/>
        </w:rPr>
      </w:pPr>
      <w:r w:rsidRPr="00BF3B54">
        <w:rPr>
          <w:sz w:val="30"/>
          <w:szCs w:val="30"/>
        </w:rPr>
        <w:t xml:space="preserve">   Горячее хранение – </w:t>
      </w:r>
      <w:r w:rsidR="00846F24" w:rsidRPr="00BF3B54">
        <w:rPr>
          <w:sz w:val="30"/>
          <w:szCs w:val="30"/>
        </w:rPr>
        <w:t>средства доступа (ключи),</w:t>
      </w:r>
      <w:r w:rsidRPr="00BF3B54">
        <w:rPr>
          <w:sz w:val="30"/>
          <w:szCs w:val="30"/>
        </w:rPr>
        <w:t xml:space="preserve"> к которым находятся в среде, имеющей постоянное подключение к сети «Интернет»;</w:t>
      </w:r>
    </w:p>
    <w:p w14:paraId="76FFC9E1" w14:textId="06211709" w:rsidR="0020271F" w:rsidRPr="00BF3B54" w:rsidRDefault="0020271F" w:rsidP="00C81440">
      <w:pPr>
        <w:pStyle w:val="ConsPlusNormal"/>
        <w:spacing w:line="276" w:lineRule="auto"/>
        <w:ind w:firstLine="709"/>
        <w:jc w:val="both"/>
        <w:rPr>
          <w:sz w:val="30"/>
          <w:szCs w:val="30"/>
        </w:rPr>
      </w:pPr>
      <w:r w:rsidRPr="00BF3B54">
        <w:rPr>
          <w:sz w:val="30"/>
          <w:szCs w:val="30"/>
        </w:rPr>
        <w:lastRenderedPageBreak/>
        <w:t xml:space="preserve">  Холодное хранение – </w:t>
      </w:r>
      <w:r w:rsidR="00846F24" w:rsidRPr="00BF3B54">
        <w:rPr>
          <w:sz w:val="30"/>
          <w:szCs w:val="30"/>
        </w:rPr>
        <w:t>средства доступа (ключи),</w:t>
      </w:r>
      <w:r w:rsidRPr="00BF3B54">
        <w:rPr>
          <w:sz w:val="30"/>
          <w:szCs w:val="30"/>
        </w:rPr>
        <w:t xml:space="preserve"> к которым хранятся в автономной среде, не имеющей постоянного подключения к сети «Интернет».</w:t>
      </w:r>
    </w:p>
    <w:p w14:paraId="4DF0C6C1" w14:textId="77777777" w:rsidR="0020271F" w:rsidRPr="00BF3B54" w:rsidRDefault="00064D67" w:rsidP="00C81440">
      <w:pPr>
        <w:pStyle w:val="ConsPlusNormal"/>
        <w:spacing w:line="276" w:lineRule="auto"/>
        <w:ind w:firstLine="709"/>
        <w:jc w:val="both"/>
        <w:rPr>
          <w:sz w:val="30"/>
          <w:szCs w:val="30"/>
        </w:rPr>
      </w:pPr>
      <w:r w:rsidRPr="00BF3B54">
        <w:rPr>
          <w:sz w:val="30"/>
          <w:szCs w:val="30"/>
        </w:rPr>
        <w:t>5</w:t>
      </w:r>
      <w:r w:rsidR="0020271F" w:rsidRPr="00BF3B54">
        <w:rPr>
          <w:sz w:val="30"/>
          <w:szCs w:val="30"/>
        </w:rPr>
        <w:t xml:space="preserve">. </w:t>
      </w:r>
      <w:r w:rsidR="00A818A0" w:rsidRPr="00BF3B54">
        <w:rPr>
          <w:sz w:val="30"/>
          <w:szCs w:val="30"/>
        </w:rPr>
        <w:t>Банк России вправе установить требования к совокупному</w:t>
      </w:r>
      <w:r w:rsidR="0020271F" w:rsidRPr="00BF3B54">
        <w:rPr>
          <w:sz w:val="30"/>
          <w:szCs w:val="30"/>
        </w:rPr>
        <w:t xml:space="preserve"> объем</w:t>
      </w:r>
      <w:r w:rsidR="00A818A0" w:rsidRPr="00BF3B54">
        <w:rPr>
          <w:sz w:val="30"/>
          <w:szCs w:val="30"/>
        </w:rPr>
        <w:t>у</w:t>
      </w:r>
      <w:r w:rsidR="0020271F" w:rsidRPr="00BF3B54">
        <w:rPr>
          <w:sz w:val="30"/>
          <w:szCs w:val="30"/>
        </w:rPr>
        <w:t xml:space="preserve"> </w:t>
      </w:r>
      <w:r w:rsidR="00A818A0" w:rsidRPr="00BF3B54">
        <w:rPr>
          <w:sz w:val="30"/>
          <w:szCs w:val="30"/>
        </w:rPr>
        <w:t>криптоактивов</w:t>
      </w:r>
      <w:r w:rsidR="0020271F" w:rsidRPr="00BF3B54">
        <w:rPr>
          <w:sz w:val="30"/>
          <w:szCs w:val="30"/>
        </w:rPr>
        <w:t xml:space="preserve"> клиентов, находящихся на хранении в горячих кошельках, не должен превышать 5% от общего объема принадлежащих клиентам цифровых прав, находящихся под управлением оператора.</w:t>
      </w:r>
    </w:p>
    <w:p w14:paraId="2905CA6F" w14:textId="77777777" w:rsidR="0020271F" w:rsidRPr="00BF3B54" w:rsidRDefault="0020271F" w:rsidP="00C81440">
      <w:pPr>
        <w:pStyle w:val="ConsPlusNormal"/>
        <w:spacing w:line="276" w:lineRule="auto"/>
        <w:ind w:firstLine="709"/>
        <w:jc w:val="both"/>
        <w:rPr>
          <w:sz w:val="30"/>
          <w:szCs w:val="30"/>
        </w:rPr>
      </w:pPr>
      <w:r w:rsidRPr="00BF3B54">
        <w:rPr>
          <w:sz w:val="30"/>
          <w:szCs w:val="30"/>
        </w:rPr>
        <w:t>   Оставшаяся часть цифровых прав клиентов (не менее 95%) подлежит обязательному хранению в холодных кошельках.</w:t>
      </w:r>
    </w:p>
    <w:p w14:paraId="5E33C283" w14:textId="77777777" w:rsidR="0020271F" w:rsidRPr="00BF3B54" w:rsidRDefault="00064D67" w:rsidP="00C81440">
      <w:pPr>
        <w:pStyle w:val="ConsPlusNormal"/>
        <w:spacing w:line="276" w:lineRule="auto"/>
        <w:ind w:firstLine="709"/>
        <w:jc w:val="both"/>
        <w:rPr>
          <w:sz w:val="30"/>
          <w:szCs w:val="30"/>
        </w:rPr>
      </w:pPr>
      <w:r w:rsidRPr="00BF3B54">
        <w:rPr>
          <w:sz w:val="30"/>
          <w:szCs w:val="30"/>
        </w:rPr>
        <w:t>6</w:t>
      </w:r>
      <w:r w:rsidR="0020271F" w:rsidRPr="00BF3B54">
        <w:rPr>
          <w:sz w:val="30"/>
          <w:szCs w:val="30"/>
        </w:rPr>
        <w:t>. Оператор обязан разработать и утвердить внутренний документ (политику управления ключами и резервного копирования), регламентирующий порядок:</w:t>
      </w:r>
    </w:p>
    <w:p w14:paraId="02BA12A8" w14:textId="77777777" w:rsidR="0020271F" w:rsidRPr="00BF3B54" w:rsidRDefault="0020271F" w:rsidP="00C81440">
      <w:pPr>
        <w:pStyle w:val="ConsPlusNormal"/>
        <w:spacing w:line="276" w:lineRule="auto"/>
        <w:ind w:firstLine="709"/>
        <w:jc w:val="both"/>
        <w:rPr>
          <w:sz w:val="30"/>
          <w:szCs w:val="30"/>
        </w:rPr>
      </w:pPr>
      <w:r w:rsidRPr="00BF3B54">
        <w:rPr>
          <w:sz w:val="30"/>
          <w:szCs w:val="30"/>
        </w:rPr>
        <w:t>   генерации и хранения приватных ключей от холодных кошельков;</w:t>
      </w:r>
    </w:p>
    <w:p w14:paraId="376A5C32" w14:textId="77777777" w:rsidR="0020271F" w:rsidRPr="00BF3B54" w:rsidRDefault="0020271F" w:rsidP="00C81440">
      <w:pPr>
        <w:pStyle w:val="ConsPlusNormal"/>
        <w:spacing w:line="276" w:lineRule="auto"/>
        <w:ind w:firstLine="709"/>
        <w:jc w:val="both"/>
        <w:rPr>
          <w:sz w:val="30"/>
          <w:szCs w:val="30"/>
        </w:rPr>
      </w:pPr>
      <w:r w:rsidRPr="00BF3B54">
        <w:rPr>
          <w:sz w:val="30"/>
          <w:szCs w:val="30"/>
        </w:rPr>
        <w:t>   многоуровневой системы авторизации транзакций по выводу средств из холодного хранения;</w:t>
      </w:r>
    </w:p>
    <w:p w14:paraId="065FC79B" w14:textId="77777777" w:rsidR="0020271F" w:rsidRPr="00BF3B54" w:rsidRDefault="0020271F" w:rsidP="00C81440">
      <w:pPr>
        <w:pStyle w:val="ConsPlusNormal"/>
        <w:spacing w:line="276" w:lineRule="auto"/>
        <w:ind w:firstLine="709"/>
        <w:jc w:val="both"/>
        <w:rPr>
          <w:sz w:val="30"/>
          <w:szCs w:val="30"/>
        </w:rPr>
      </w:pPr>
      <w:r w:rsidRPr="00BF3B54">
        <w:rPr>
          <w:sz w:val="30"/>
          <w:szCs w:val="30"/>
        </w:rPr>
        <w:t> физического доступа к носителям ключей и резервным копиям.</w:t>
      </w:r>
    </w:p>
    <w:p w14:paraId="23793CD5" w14:textId="77777777" w:rsidR="0020271F" w:rsidRPr="00BF3B54" w:rsidRDefault="00064D67" w:rsidP="00C81440">
      <w:pPr>
        <w:pStyle w:val="ConsPlusNormal"/>
        <w:spacing w:line="276" w:lineRule="auto"/>
        <w:ind w:firstLine="709"/>
        <w:jc w:val="both"/>
        <w:rPr>
          <w:sz w:val="30"/>
          <w:szCs w:val="30"/>
        </w:rPr>
      </w:pPr>
      <w:r w:rsidRPr="00BF3B54">
        <w:rPr>
          <w:sz w:val="30"/>
          <w:szCs w:val="30"/>
        </w:rPr>
        <w:t>7</w:t>
      </w:r>
      <w:r w:rsidR="0020271F" w:rsidRPr="00BF3B54">
        <w:rPr>
          <w:sz w:val="30"/>
          <w:szCs w:val="30"/>
        </w:rPr>
        <w:t>. Оператор цифровой платформы обязан за свой счет страховать риск утраты (хищения) цифровых прав клиентов, хранящихся как в горячих, так и в холодных кошельках. Условия страхования должны предусматривать страховое возмещение в размере не менее 95% от стоимости утраченных активов, если иные требования не установлены нормативным актом Банка России.</w:t>
      </w:r>
    </w:p>
    <w:p w14:paraId="7D1F81B4" w14:textId="77777777" w:rsidR="0020271F" w:rsidRPr="00BF3B54" w:rsidRDefault="00064D67" w:rsidP="00C81440">
      <w:pPr>
        <w:pStyle w:val="ConsPlusNormal"/>
        <w:spacing w:line="276" w:lineRule="auto"/>
        <w:ind w:firstLine="709"/>
        <w:jc w:val="both"/>
        <w:rPr>
          <w:sz w:val="30"/>
          <w:szCs w:val="30"/>
        </w:rPr>
      </w:pPr>
      <w:r w:rsidRPr="00BF3B54">
        <w:rPr>
          <w:sz w:val="30"/>
          <w:szCs w:val="30"/>
        </w:rPr>
        <w:t>8</w:t>
      </w:r>
      <w:r w:rsidR="0020271F" w:rsidRPr="00BF3B54">
        <w:rPr>
          <w:sz w:val="30"/>
          <w:szCs w:val="30"/>
        </w:rPr>
        <w:t>. Оператор цифровой платформы обязан сформировать компенсационный (гарантийный) фонд для покрытия убытков клиентов в случаях, не покрываемых страховыми выплатами, включая форс-мажорные обстоятельства и технические сбои протоколов. Формирование фонда осуществляется путем ежеквартальных отчислений от комиссионных доходов оператора цифровой платформы.</w:t>
      </w:r>
    </w:p>
    <w:p w14:paraId="3CBFDDC9" w14:textId="3E7D55C3" w:rsidR="0020271F" w:rsidRPr="00BF3B54" w:rsidRDefault="00064D67" w:rsidP="00C81440">
      <w:pPr>
        <w:pStyle w:val="ConsPlusNormal"/>
        <w:spacing w:line="276" w:lineRule="auto"/>
        <w:ind w:firstLine="709"/>
        <w:jc w:val="both"/>
        <w:rPr>
          <w:sz w:val="30"/>
          <w:szCs w:val="30"/>
        </w:rPr>
      </w:pPr>
      <w:r w:rsidRPr="00BF3B54">
        <w:rPr>
          <w:sz w:val="30"/>
          <w:szCs w:val="30"/>
        </w:rPr>
        <w:t>9</w:t>
      </w:r>
      <w:r w:rsidR="0020271F" w:rsidRPr="00BF3B54">
        <w:rPr>
          <w:sz w:val="30"/>
          <w:szCs w:val="30"/>
        </w:rPr>
        <w:t>. Оператор цифровой платформы обязан утвердить порядок действий при наступлении событий, влияющих на функционирование распределенного реестра (</w:t>
      </w:r>
      <w:proofErr w:type="spellStart"/>
      <w:r w:rsidR="0020271F" w:rsidRPr="00BF3B54">
        <w:rPr>
          <w:sz w:val="30"/>
          <w:szCs w:val="30"/>
        </w:rPr>
        <w:t>блокчейна</w:t>
      </w:r>
      <w:proofErr w:type="spellEnd"/>
      <w:r w:rsidR="0020271F" w:rsidRPr="00BF3B54">
        <w:rPr>
          <w:sz w:val="30"/>
          <w:szCs w:val="30"/>
        </w:rPr>
        <w:t xml:space="preserve">), включая </w:t>
      </w:r>
      <w:proofErr w:type="spellStart"/>
      <w:r w:rsidR="0020271F" w:rsidRPr="00BF3B54">
        <w:rPr>
          <w:sz w:val="30"/>
          <w:szCs w:val="30"/>
        </w:rPr>
        <w:t>хард-форки</w:t>
      </w:r>
      <w:proofErr w:type="spellEnd"/>
      <w:r w:rsidR="0020271F" w:rsidRPr="00BF3B54">
        <w:rPr>
          <w:sz w:val="30"/>
          <w:szCs w:val="30"/>
        </w:rPr>
        <w:t xml:space="preserve"> (разветвления сети), атаки 51%, консенсус-сбои, а также случаи получения правоохранительными органами законных ордеров на замораживание (блокировку) </w:t>
      </w:r>
      <w:r w:rsidR="00846F24" w:rsidRPr="00BF3B54">
        <w:rPr>
          <w:sz w:val="30"/>
          <w:szCs w:val="30"/>
        </w:rPr>
        <w:t>криптоактивов.</w:t>
      </w:r>
    </w:p>
    <w:p w14:paraId="27AC4A8D" w14:textId="77777777" w:rsidR="0020271F" w:rsidRPr="00BF3B54" w:rsidRDefault="00064D67" w:rsidP="00C81440">
      <w:pPr>
        <w:pStyle w:val="ConsPlusNormal"/>
        <w:spacing w:line="276" w:lineRule="auto"/>
        <w:ind w:firstLine="709"/>
        <w:jc w:val="both"/>
        <w:rPr>
          <w:sz w:val="30"/>
          <w:szCs w:val="30"/>
        </w:rPr>
      </w:pPr>
      <w:r w:rsidRPr="00BF3B54">
        <w:rPr>
          <w:sz w:val="30"/>
          <w:szCs w:val="30"/>
        </w:rPr>
        <w:t>10</w:t>
      </w:r>
      <w:r w:rsidR="0020271F" w:rsidRPr="00BF3B54">
        <w:rPr>
          <w:sz w:val="30"/>
          <w:szCs w:val="30"/>
        </w:rPr>
        <w:t xml:space="preserve">. Оператор цифровой платформы обязан предпринять все зависящие </w:t>
      </w:r>
      <w:r w:rsidR="0020271F" w:rsidRPr="00BF3B54">
        <w:rPr>
          <w:sz w:val="30"/>
          <w:szCs w:val="30"/>
        </w:rPr>
        <w:lastRenderedPageBreak/>
        <w:t xml:space="preserve">от него меры для обеспечения прав клиентов на получение новых </w:t>
      </w:r>
      <w:r w:rsidR="00A818A0" w:rsidRPr="00BF3B54">
        <w:rPr>
          <w:sz w:val="30"/>
          <w:szCs w:val="30"/>
        </w:rPr>
        <w:t>криптоактивов</w:t>
      </w:r>
      <w:r w:rsidR="0020271F" w:rsidRPr="00BF3B54">
        <w:rPr>
          <w:sz w:val="30"/>
          <w:szCs w:val="30"/>
        </w:rPr>
        <w:t>, если это технически возможно и не противоречит законодательству Российской Федерации. Переход прав на такие активы к оператору не допускается без явно выраженного согласия клиента.</w:t>
      </w:r>
    </w:p>
    <w:bookmarkEnd w:id="183"/>
    <w:p w14:paraId="17B4D798" w14:textId="77777777" w:rsidR="00FD1075" w:rsidRPr="00BF3B54" w:rsidRDefault="00FD1075" w:rsidP="00C81440">
      <w:pPr>
        <w:pStyle w:val="ConsPlusNormal"/>
        <w:spacing w:line="276" w:lineRule="auto"/>
        <w:ind w:firstLine="709"/>
        <w:jc w:val="both"/>
        <w:rPr>
          <w:sz w:val="30"/>
          <w:szCs w:val="30"/>
        </w:rPr>
      </w:pPr>
    </w:p>
    <w:p w14:paraId="0FBFA9EE" w14:textId="77777777" w:rsidR="00064D67" w:rsidRPr="00BF3B54" w:rsidRDefault="007370B2" w:rsidP="00C81440">
      <w:pPr>
        <w:spacing w:line="276" w:lineRule="auto"/>
        <w:rPr>
          <w:rFonts w:ascii="Times New Roman" w:hAnsi="Times New Roman"/>
          <w:b/>
          <w:sz w:val="30"/>
          <w:szCs w:val="30"/>
        </w:rPr>
      </w:pPr>
      <w:bookmarkStart w:id="184" w:name="_Hlk226919358"/>
      <w:r w:rsidRPr="00BF3B54">
        <w:rPr>
          <w:rFonts w:ascii="Times New Roman" w:hAnsi="Times New Roman"/>
          <w:b/>
          <w:sz w:val="30"/>
          <w:szCs w:val="30"/>
        </w:rPr>
        <w:t>ГЛАВА 8</w:t>
      </w:r>
      <w:r w:rsidR="00064D67" w:rsidRPr="00BF3B54">
        <w:rPr>
          <w:rFonts w:ascii="Times New Roman" w:hAnsi="Times New Roman"/>
          <w:b/>
          <w:sz w:val="30"/>
          <w:szCs w:val="30"/>
        </w:rPr>
        <w:t xml:space="preserve">. РАСЧЕТЫ ПО СДЕЛКАМ С КРИПТОАКТИВАМИ </w:t>
      </w:r>
    </w:p>
    <w:p w14:paraId="46E6BC6B" w14:textId="77777777" w:rsidR="00064D67" w:rsidRPr="00BF3B54" w:rsidRDefault="00064D67" w:rsidP="00C81440">
      <w:pPr>
        <w:pStyle w:val="3"/>
        <w:spacing w:line="276" w:lineRule="auto"/>
        <w:ind w:firstLine="709"/>
        <w:contextualSpacing/>
        <w:jc w:val="both"/>
        <w:rPr>
          <w:b/>
          <w:color w:val="000000" w:themeColor="text1"/>
          <w:sz w:val="30"/>
          <w:szCs w:val="30"/>
        </w:rPr>
      </w:pPr>
      <w:r w:rsidRPr="00BF3B54">
        <w:rPr>
          <w:b/>
          <w:color w:val="000000" w:themeColor="text1"/>
          <w:sz w:val="30"/>
          <w:szCs w:val="30"/>
        </w:rPr>
        <w:t xml:space="preserve">Статья </w:t>
      </w:r>
      <w:r w:rsidRPr="00BF3B54">
        <w:rPr>
          <w:b/>
          <w:bCs/>
          <w:color w:val="000000" w:themeColor="text1"/>
          <w:sz w:val="30"/>
          <w:szCs w:val="30"/>
        </w:rPr>
        <w:t xml:space="preserve">15. </w:t>
      </w:r>
      <w:r w:rsidRPr="00BF3B54">
        <w:rPr>
          <w:b/>
          <w:color w:val="000000" w:themeColor="text1"/>
          <w:sz w:val="30"/>
          <w:szCs w:val="30"/>
        </w:rPr>
        <w:t>Номинальный счет</w:t>
      </w:r>
      <w:r w:rsidR="00A818A0" w:rsidRPr="00BF3B54">
        <w:rPr>
          <w:rFonts w:eastAsiaTheme="minorEastAsia"/>
          <w:b/>
          <w:color w:val="000000" w:themeColor="text1"/>
          <w:sz w:val="30"/>
          <w:szCs w:val="30"/>
        </w:rPr>
        <w:t xml:space="preserve"> лица, оказывающего </w:t>
      </w:r>
      <w:proofErr w:type="gramStart"/>
      <w:r w:rsidR="00A818A0" w:rsidRPr="00BF3B54">
        <w:rPr>
          <w:rFonts w:eastAsiaTheme="minorEastAsia"/>
          <w:b/>
          <w:color w:val="000000" w:themeColor="text1"/>
          <w:sz w:val="30"/>
          <w:szCs w:val="30"/>
        </w:rPr>
        <w:t>услуги</w:t>
      </w:r>
      <w:proofErr w:type="gramEnd"/>
      <w:r w:rsidR="00A818A0" w:rsidRPr="00BF3B54">
        <w:rPr>
          <w:rFonts w:eastAsiaTheme="minorEastAsia"/>
          <w:b/>
          <w:color w:val="000000" w:themeColor="text1"/>
          <w:sz w:val="30"/>
          <w:szCs w:val="30"/>
        </w:rPr>
        <w:t xml:space="preserve"> связанные с выпуском и обращением криптоактивов</w:t>
      </w:r>
      <w:r w:rsidRPr="00BF3B54">
        <w:rPr>
          <w:b/>
          <w:bCs/>
          <w:color w:val="000000" w:themeColor="text1"/>
          <w:sz w:val="30"/>
          <w:szCs w:val="30"/>
        </w:rPr>
        <w:t>.</w:t>
      </w:r>
      <w:r w:rsidRPr="00BF3B54">
        <w:rPr>
          <w:b/>
          <w:color w:val="000000" w:themeColor="text1"/>
          <w:sz w:val="30"/>
          <w:szCs w:val="30"/>
        </w:rPr>
        <w:t xml:space="preserve"> Особенности получения выплат в денежной форме по цифровым правам</w:t>
      </w:r>
    </w:p>
    <w:p w14:paraId="1CD72E1D"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1. Для осуществления расчетов, связанных с размещением цифровых прав, оператор размещения вправе открыть в российской кредитной организации номинальный счет, бенефициарами по которому являются эмитент цифровых прав, и лица, имеющие намерение приобрести цифровые права. Кредитный рейтинг кредитной организации, в которой может быть открыт номинальный счет, должен быть не ниже уровня, установленного Советом директоров Банка России.</w:t>
      </w:r>
    </w:p>
    <w:p w14:paraId="0610CED4"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2. В случае, если номинальный счет, предусмотренный частью 1 настоящей статьи, открыт для совершения операций с денежными средствами, права на которые принадлежат нескольким бенефициарам, оператор размещения ведет учет денежных средств каждого бенефициара.</w:t>
      </w:r>
    </w:p>
    <w:p w14:paraId="4DDB48A5"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3. Оператор размещения для осуществления расчетов, указанных в части 1 настоящей статьи, вправе открыть один или несколько номинальных счетов.</w:t>
      </w:r>
    </w:p>
    <w:p w14:paraId="707ED388"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4. Оператор размещения может выступать в качестве одного из бенефициаров по договору номинального счета в случае, если предусмотренное правилами оказания услуг размещения цифровых прав его вознаграждение за размещение цифровых прав и (или) совершение сделок с цифровыми правами при их размещении зачисляется на указанный номинальный счет.</w:t>
      </w:r>
    </w:p>
    <w:p w14:paraId="4C85F055"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5. Оператор размещения</w:t>
      </w:r>
      <w:r w:rsidRPr="00BF3B54" w:rsidDel="00B85C27">
        <w:rPr>
          <w:rFonts w:ascii="Times New Roman" w:hAnsi="Times New Roman"/>
          <w:sz w:val="30"/>
          <w:szCs w:val="30"/>
        </w:rPr>
        <w:t xml:space="preserve"> </w:t>
      </w:r>
      <w:r w:rsidRPr="00BF3B54">
        <w:rPr>
          <w:rFonts w:ascii="Times New Roman" w:hAnsi="Times New Roman"/>
          <w:sz w:val="30"/>
          <w:szCs w:val="30"/>
        </w:rPr>
        <w:t>осуществляет расчеты по сделкам, совершенным с использованием электронной платформы, только путем перевода денежных средств по номинальному счету в соответствии с Федеральным законом от 27 июня 2011 года № 161-ФЗ «О национальной платежной системе».</w:t>
      </w:r>
    </w:p>
    <w:p w14:paraId="4961C452"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6. По номинальному счету оператора </w:t>
      </w:r>
      <w:r w:rsidRPr="00BF3B54">
        <w:rPr>
          <w:rFonts w:ascii="Times New Roman" w:eastAsiaTheme="minorEastAsia" w:hAnsi="Times New Roman" w:cs="Times New Roman"/>
          <w:sz w:val="30"/>
          <w:szCs w:val="30"/>
        </w:rPr>
        <w:t>размещения</w:t>
      </w:r>
      <w:r w:rsidRPr="00BF3B54">
        <w:rPr>
          <w:rFonts w:ascii="Times New Roman" w:hAnsi="Times New Roman"/>
          <w:sz w:val="30"/>
          <w:szCs w:val="30"/>
        </w:rPr>
        <w:t xml:space="preserve"> могут совершаться </w:t>
      </w:r>
      <w:r w:rsidRPr="00BF3B54">
        <w:rPr>
          <w:rFonts w:ascii="Times New Roman" w:hAnsi="Times New Roman"/>
          <w:sz w:val="30"/>
          <w:szCs w:val="30"/>
        </w:rPr>
        <w:lastRenderedPageBreak/>
        <w:t>операции, связанные с переводом денежных средств, предусмотренные статьей 14.3 Федерального закона от 27 июня 2011 года № 161-ФЗ «О национальной платежной системе».</w:t>
      </w:r>
    </w:p>
    <w:p w14:paraId="46B556A7"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7. Оператор размещения обеспечивающий заключение сделок с цифровыми правами при их размещении в </w:t>
      </w:r>
      <w:r w:rsidRPr="00BF3B54">
        <w:rPr>
          <w:rFonts w:ascii="Times New Roman" w:hAnsi="Times New Roman"/>
          <w:color w:val="000000" w:themeColor="text1"/>
          <w:sz w:val="30"/>
          <w:szCs w:val="30"/>
        </w:rPr>
        <w:t xml:space="preserve">соответствии со статьей 10 </w:t>
      </w:r>
      <w:r w:rsidRPr="00BF3B54">
        <w:rPr>
          <w:rFonts w:ascii="Times New Roman" w:hAnsi="Times New Roman"/>
          <w:sz w:val="30"/>
          <w:szCs w:val="30"/>
        </w:rPr>
        <w:t>настоящего Федерального закона, вправе дополнительно осуществлять расчеты по сделкам, совершенным с использованием электронной платформы,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соответствии с Федеральным законом от 27 июня 2011 года № 161-ФЗ «О национальной платежной системе».</w:t>
      </w:r>
    </w:p>
    <w:p w14:paraId="35CA2ED8"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8. Для осуществления предусмотренных частью 7 настоящей статьи расчетов по сделкам, совершенным с использованием электронной платформы, оператор размещения вправе открыть в российской кредитной организации номинальный счет, указанный в части 1 настоящей статьи.</w:t>
      </w:r>
    </w:p>
    <w:p w14:paraId="2873D6B5"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9. </w:t>
      </w:r>
      <w:proofErr w:type="gramStart"/>
      <w:r w:rsidRPr="00BF3B54">
        <w:rPr>
          <w:rFonts w:ascii="Times New Roman" w:hAnsi="Times New Roman"/>
          <w:sz w:val="30"/>
          <w:szCs w:val="30"/>
        </w:rPr>
        <w:t>Оператор размещения</w:t>
      </w:r>
      <w:proofErr w:type="gramEnd"/>
      <w:r w:rsidRPr="00BF3B54">
        <w:rPr>
          <w:rFonts w:ascii="Times New Roman" w:hAnsi="Times New Roman"/>
          <w:sz w:val="30"/>
          <w:szCs w:val="30"/>
        </w:rPr>
        <w:t xml:space="preserve"> который осуществляет предусмотренные частью 7 настоящей статьи расчеты по сделкам, совершенным с использованием электронной платформы, должен соответствовать следующим требованиям:</w:t>
      </w:r>
    </w:p>
    <w:p w14:paraId="7F00A71B"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1) размер уставного капитала составляет не менее 50 миллионов рублей;</w:t>
      </w:r>
    </w:p>
    <w:p w14:paraId="5717B057"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2)</w:t>
      </w:r>
      <w:r w:rsidRPr="00BF3B54">
        <w:rPr>
          <w:rFonts w:ascii="Times New Roman" w:eastAsiaTheme="minorEastAsia" w:hAnsi="Times New Roman" w:cs="Times New Roman"/>
          <w:sz w:val="30"/>
          <w:szCs w:val="30"/>
        </w:rPr>
        <w:t> </w:t>
      </w:r>
      <w:r w:rsidRPr="00BF3B54">
        <w:rPr>
          <w:rFonts w:ascii="Times New Roman" w:hAnsi="Times New Roman"/>
          <w:sz w:val="30"/>
          <w:szCs w:val="30"/>
        </w:rPr>
        <w:t>размер чистых активов для хозяйственного общества, рассчитанный в соответствии с установленными требованиями Банка России, составляет не менее 50 миллионов рублей.</w:t>
      </w:r>
    </w:p>
    <w:p w14:paraId="42D4EB6C" w14:textId="77777777" w:rsidR="00064D67" w:rsidRPr="00BF3B54" w:rsidRDefault="00064D6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10. Сведения об осуществлении оператором размещения расчетов по сделкам, совершенным с использованием электронной платформы, путем перечисления денежных средств между бенефициарами без изменения остатка денежных средств по номинальному счету, включаются в реестр операторов размещения.</w:t>
      </w:r>
    </w:p>
    <w:p w14:paraId="7D5864B3" w14:textId="77777777" w:rsidR="00064D67" w:rsidRPr="00BF3B54" w:rsidRDefault="00064D67" w:rsidP="00C81440">
      <w:pPr>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11. Эмитент цифровых прав исполняет обязанность по осуществлению выплат в денежной форме по цифровым правам, размещение которых было осуществлено оператором размещения путем перечисления денежных средств такому оператору. Указанная обязанность считается исполненной эмитентом цифровых прав с даты поступления денежных средств в </w:t>
      </w:r>
      <w:r w:rsidRPr="00BF3B54">
        <w:rPr>
          <w:rFonts w:ascii="Times New Roman" w:hAnsi="Times New Roman"/>
          <w:sz w:val="30"/>
          <w:szCs w:val="30"/>
        </w:rPr>
        <w:lastRenderedPageBreak/>
        <w:t xml:space="preserve">кредитную организацию, в которой открыт специальный счет оператора размещения (на счет оператора размещения, являющегося кредитной организацией). </w:t>
      </w:r>
    </w:p>
    <w:p w14:paraId="431C1865" w14:textId="77777777" w:rsidR="00064D67" w:rsidRPr="00BF3B54" w:rsidRDefault="00064D67" w:rsidP="00C81440">
      <w:pPr>
        <w:spacing w:after="0" w:line="276" w:lineRule="auto"/>
        <w:ind w:firstLine="709"/>
        <w:jc w:val="both"/>
        <w:rPr>
          <w:rFonts w:ascii="Times New Roman" w:hAnsi="Times New Roman"/>
          <w:sz w:val="30"/>
          <w:szCs w:val="30"/>
        </w:rPr>
      </w:pPr>
      <w:r w:rsidRPr="00BF3B54">
        <w:rPr>
          <w:sz w:val="30"/>
          <w:szCs w:val="30"/>
        </w:rPr>
        <w:t xml:space="preserve">12. </w:t>
      </w:r>
      <w:r w:rsidRPr="00BF3B54">
        <w:rPr>
          <w:rFonts w:ascii="Times New Roman" w:hAnsi="Times New Roman"/>
          <w:sz w:val="30"/>
          <w:szCs w:val="30"/>
        </w:rPr>
        <w:t xml:space="preserve">Оператор размещения обязан перечислить полученные от эмитента цифровых </w:t>
      </w:r>
      <w:r w:rsidRPr="00BF3B54">
        <w:rPr>
          <w:rFonts w:ascii="Times New Roman" w:eastAsiaTheme="minorEastAsia" w:hAnsi="Times New Roman" w:cs="Times New Roman"/>
          <w:sz w:val="30"/>
          <w:szCs w:val="30"/>
        </w:rPr>
        <w:t>права</w:t>
      </w:r>
      <w:r w:rsidRPr="00BF3B54">
        <w:rPr>
          <w:rFonts w:ascii="Times New Roman" w:hAnsi="Times New Roman"/>
          <w:sz w:val="30"/>
          <w:szCs w:val="30"/>
        </w:rPr>
        <w:t xml:space="preserve"> в соответствии с частью 11 настоящей статьи выплаты по цифровым правам, подлежащие перечислению </w:t>
      </w:r>
      <w:r w:rsidRPr="00BF3B54">
        <w:rPr>
          <w:rFonts w:ascii="Times New Roman" w:eastAsiaTheme="minorEastAsia" w:hAnsi="Times New Roman" w:cs="Times New Roman"/>
          <w:sz w:val="30"/>
          <w:szCs w:val="30"/>
        </w:rPr>
        <w:t>обладателю цифровых прав (лицу, осуществляющему права по цифровым правам),</w:t>
      </w:r>
      <w:r w:rsidRPr="00BF3B54">
        <w:rPr>
          <w:rFonts w:ascii="Times New Roman" w:hAnsi="Times New Roman"/>
          <w:sz w:val="30"/>
          <w:szCs w:val="30"/>
        </w:rPr>
        <w:t xml:space="preserve"> не позднее одного рабочего дня после дня их зачисления на его специальный счет</w:t>
      </w:r>
      <w:r w:rsidRPr="00BF3B54">
        <w:rPr>
          <w:rFonts w:ascii="Times New Roman" w:eastAsiaTheme="minorEastAsia" w:hAnsi="Times New Roman" w:cs="Times New Roman"/>
          <w:sz w:val="30"/>
          <w:szCs w:val="30"/>
        </w:rPr>
        <w:t>, открытый у оператора цифровой платформы</w:t>
      </w:r>
      <w:r w:rsidRPr="00BF3B54">
        <w:rPr>
          <w:rFonts w:ascii="Times New Roman" w:hAnsi="Times New Roman"/>
          <w:sz w:val="30"/>
          <w:szCs w:val="30"/>
        </w:rPr>
        <w:t>.</w:t>
      </w:r>
    </w:p>
    <w:p w14:paraId="27E0ADCA" w14:textId="77777777" w:rsidR="00064D67" w:rsidRPr="00BF3B54" w:rsidRDefault="00064D67" w:rsidP="00C81440">
      <w:pPr>
        <w:spacing w:after="0" w:line="276" w:lineRule="auto"/>
        <w:ind w:firstLine="709"/>
        <w:jc w:val="both"/>
        <w:rPr>
          <w:rFonts w:ascii="Times New Roman" w:eastAsiaTheme="minorEastAsia" w:hAnsi="Times New Roman" w:cs="Times New Roman"/>
          <w:sz w:val="30"/>
          <w:szCs w:val="30"/>
        </w:rPr>
      </w:pPr>
      <w:r w:rsidRPr="00BF3B54">
        <w:rPr>
          <w:rFonts w:ascii="Times New Roman" w:hAnsi="Times New Roman"/>
          <w:sz w:val="30"/>
          <w:szCs w:val="30"/>
        </w:rPr>
        <w:t>13. Оператор размещения обязан передать полученные в соответствии с частью 11 настоящей статьи выплаты по цифровым правам обладателю цифровых прав (лицу, осуществляющему права по цифровым правам), размещенных таким оператором в информационной системе на основе распределенного реестра, организованной не в соответствии с российским правом, не позднее 10 рабочих дней после проведения идентификации такого лица в соответствии с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 и принятыми в соответствии с ним нормативными актами Банка России, пропорционально количеству цифровых прав, которым обладало такое лицо по состоянию на определенные решением о выпуске цифровых прав дату и время определения лиц, имеющих право на получение исполнения по цифровым правам.</w:t>
      </w:r>
    </w:p>
    <w:bookmarkEnd w:id="184"/>
    <w:p w14:paraId="7177E2B7" w14:textId="77777777" w:rsidR="0020271F" w:rsidRPr="00BF3B54" w:rsidRDefault="0020271F" w:rsidP="00C81440">
      <w:pPr>
        <w:spacing w:line="276" w:lineRule="auto"/>
        <w:rPr>
          <w:sz w:val="30"/>
          <w:szCs w:val="30"/>
        </w:rPr>
      </w:pPr>
    </w:p>
    <w:p w14:paraId="1F41797F" w14:textId="77777777" w:rsidR="004D3BC7" w:rsidRPr="00BF3B54" w:rsidRDefault="004D3BC7" w:rsidP="00C81440">
      <w:pPr>
        <w:spacing w:line="276" w:lineRule="auto"/>
        <w:ind w:firstLine="1134"/>
        <w:rPr>
          <w:rFonts w:ascii="Times New Roman" w:hAnsi="Times New Roman"/>
          <w:b/>
          <w:sz w:val="30"/>
          <w:szCs w:val="30"/>
        </w:rPr>
      </w:pPr>
      <w:bookmarkStart w:id="185" w:name="_Toc215852696"/>
      <w:bookmarkStart w:id="186" w:name="_Toc215864211"/>
      <w:bookmarkStart w:id="187" w:name="_Toc216251766"/>
      <w:bookmarkStart w:id="188" w:name="_Toc216434321"/>
      <w:bookmarkStart w:id="189" w:name="_Toc217059366"/>
      <w:bookmarkStart w:id="190" w:name="_Hlk226919734"/>
      <w:bookmarkEnd w:id="155"/>
      <w:r w:rsidRPr="00BF3B54">
        <w:rPr>
          <w:rFonts w:ascii="Times New Roman" w:hAnsi="Times New Roman" w:cs="Times New Roman"/>
          <w:b/>
          <w:sz w:val="30"/>
          <w:szCs w:val="30"/>
        </w:rPr>
        <w:t xml:space="preserve">ГЛАВА </w:t>
      </w:r>
      <w:r w:rsidR="00227BD6" w:rsidRPr="00BF3B54">
        <w:rPr>
          <w:rFonts w:ascii="Times New Roman" w:hAnsi="Times New Roman" w:cs="Times New Roman"/>
          <w:b/>
          <w:sz w:val="30"/>
          <w:szCs w:val="30"/>
        </w:rPr>
        <w:t>9</w:t>
      </w:r>
      <w:r w:rsidRPr="00BF3B54">
        <w:rPr>
          <w:rFonts w:ascii="Times New Roman" w:hAnsi="Times New Roman" w:cs="Times New Roman"/>
          <w:b/>
          <w:sz w:val="30"/>
          <w:szCs w:val="30"/>
        </w:rPr>
        <w:t xml:space="preserve">.  ЦИФРОВОЙ </w:t>
      </w:r>
      <w:r w:rsidR="00753CAC" w:rsidRPr="00BF3B54">
        <w:rPr>
          <w:rFonts w:ascii="Times New Roman" w:hAnsi="Times New Roman" w:cs="Times New Roman"/>
          <w:b/>
          <w:sz w:val="30"/>
          <w:szCs w:val="30"/>
        </w:rPr>
        <w:t>КОМПЛАЕНС</w:t>
      </w:r>
      <w:r w:rsidRPr="00BF3B54">
        <w:rPr>
          <w:rFonts w:ascii="Times New Roman" w:hAnsi="Times New Roman" w:cs="Times New Roman"/>
          <w:b/>
          <w:sz w:val="30"/>
          <w:szCs w:val="30"/>
        </w:rPr>
        <w:t xml:space="preserve"> ПРИ СОВЕРШЕНИИ СДЕЛОК (ОПЕРАЦИЙ) С ЦИФРОВОЙ ВАЛЮТОЙ</w:t>
      </w:r>
      <w:bookmarkEnd w:id="185"/>
      <w:bookmarkEnd w:id="186"/>
      <w:r w:rsidRPr="00BF3B54">
        <w:rPr>
          <w:rFonts w:ascii="Times New Roman" w:hAnsi="Times New Roman" w:cs="Times New Roman"/>
          <w:b/>
          <w:sz w:val="30"/>
          <w:szCs w:val="30"/>
        </w:rPr>
        <w:t xml:space="preserve"> </w:t>
      </w:r>
      <w:bookmarkEnd w:id="187"/>
      <w:bookmarkEnd w:id="188"/>
      <w:bookmarkEnd w:id="189"/>
    </w:p>
    <w:sdt>
      <w:sdtPr>
        <w:rPr>
          <w:rFonts w:ascii="Times New Roman" w:hAnsi="Times New Roman" w:cs="Times New Roman"/>
          <w:sz w:val="30"/>
          <w:szCs w:val="30"/>
        </w:rPr>
        <w:id w:val="974643108"/>
        <w:docPartObj>
          <w:docPartGallery w:val="Cover Pages"/>
          <w:docPartUnique/>
        </w:docPartObj>
      </w:sdtPr>
      <w:sdtEndPr>
        <w:rPr>
          <w:rFonts w:asciiTheme="minorHAnsi" w:hAnsiTheme="minorHAnsi" w:cstheme="minorBidi"/>
          <w:color w:val="000000"/>
          <w:lang w:val="en-US"/>
        </w:rPr>
      </w:sdtEndPr>
      <w:sdtContent>
        <w:p w14:paraId="2DDED015" w14:textId="77777777" w:rsidR="00021052" w:rsidRPr="00BF3B54" w:rsidRDefault="00021052" w:rsidP="00C81440">
          <w:pPr>
            <w:tabs>
              <w:tab w:val="left" w:pos="1590"/>
            </w:tabs>
            <w:spacing w:after="0" w:line="276" w:lineRule="auto"/>
            <w:ind w:firstLine="539"/>
            <w:jc w:val="both"/>
            <w:rPr>
              <w:b/>
              <w:sz w:val="30"/>
              <w:szCs w:val="30"/>
            </w:rPr>
          </w:pPr>
          <w:r w:rsidRPr="00BF3B54">
            <w:rPr>
              <w:rFonts w:ascii="Times New Roman" w:hAnsi="Times New Roman" w:cs="Times New Roman"/>
              <w:b/>
              <w:sz w:val="30"/>
              <w:szCs w:val="30"/>
            </w:rPr>
            <w:t>Статья 1. Общие положения о цифровом комплаенсе</w:t>
          </w:r>
        </w:p>
        <w:p w14:paraId="57E19264"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Оператор </w:t>
          </w:r>
          <w:r w:rsidR="00DB56A0" w:rsidRPr="00BF3B54">
            <w:rPr>
              <w:rFonts w:ascii="Times New Roman" w:hAnsi="Times New Roman"/>
              <w:sz w:val="30"/>
              <w:szCs w:val="30"/>
            </w:rPr>
            <w:t xml:space="preserve">цифровой </w:t>
          </w:r>
          <w:r w:rsidRPr="00BF3B54">
            <w:rPr>
              <w:rFonts w:ascii="Times New Roman" w:hAnsi="Times New Roman"/>
              <w:sz w:val="30"/>
              <w:szCs w:val="30"/>
            </w:rPr>
            <w:t xml:space="preserve">платформы и поставщик ликвидности (далее – лицо, осуществляющее цифровой комплаенс) обязаны на постоянной основе организовать и проводить цифровой комплаенс в отношении задействованных в операциях с цифровой валютой адресов-идентификаторов, результирующей информации, иной связанной с информационной средой обращения криптоактива информацией. </w:t>
          </w:r>
        </w:p>
        <w:p w14:paraId="03B9DB3A"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Лицо, осуществляющее цифровой комплаенс, вправе привлечь третьих </w:t>
          </w:r>
          <w:r w:rsidRPr="00BF3B54">
            <w:rPr>
              <w:rFonts w:ascii="Times New Roman" w:hAnsi="Times New Roman"/>
              <w:sz w:val="30"/>
              <w:szCs w:val="30"/>
            </w:rPr>
            <w:lastRenderedPageBreak/>
            <w:t>лиц в целях обеспечения осуществления цифрового комплаенса, если иное не установлено нормативным актом Банка России.</w:t>
          </w:r>
        </w:p>
        <w:p w14:paraId="0C1BEBD5"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Основными принципами и целями организации цифрового комплаенса являются:</w:t>
          </w:r>
        </w:p>
        <w:p w14:paraId="263300DB"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управление рисками, выявленными в рамках проведения цифрового комплаенса, в целях их минимизации;</w:t>
          </w:r>
        </w:p>
        <w:p w14:paraId="0DB48710"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обеспечение независимости должностного лица, ответственного за соблюдение правил цифрового комплаенса (далее – ПЦК). </w:t>
          </w:r>
        </w:p>
        <w:p w14:paraId="61AE1873"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Лицо, осуществляющее цифровой комплаенс, организует систему цифрового комплаенса по своему усмотрению с целью исполнения требований, установленных настоящим Федеральным законом. </w:t>
          </w:r>
        </w:p>
        <w:p w14:paraId="6EECD0FC"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Лицо, осуществляющее цифровой комплаенс, разрабатывает и утверждает ПЦК (внутренний документ) в соответствии с настоящим приложением с учетом особенностей вида и масштаба его деятельности, организационной структуры и характера услуг, предоставляемых лицом, осуществляющим цифровой комплаенс.</w:t>
          </w:r>
        </w:p>
        <w:p w14:paraId="0E1A5241"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Лицо, осуществляющее цифровой комплаенс, при реализации ПЦК должно обеспечить:</w:t>
          </w:r>
        </w:p>
        <w:p w14:paraId="22D24116"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организацию системы цифрового комплаенса;</w:t>
          </w:r>
        </w:p>
        <w:p w14:paraId="7717A8AE"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документальное фиксирование и сохранение конфиденциальности сведений о действиях, совершаемых в рамках цифрового комплаенса;</w:t>
          </w:r>
        </w:p>
        <w:p w14:paraId="61AF042F"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своевременное направление сведений по вопросам цифрового комплаенса в Банк России и иные федеральные органы власти по их запросам в соответствии с настоящим Федеральным законом.</w:t>
          </w:r>
        </w:p>
        <w:p w14:paraId="12406B59"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ПЦК являются комплексным документом лица, осуществляющего цифровой комплаенс, или комплектом документов, определяемым лицом, осуществляющим цифровой комплаенс, регламентирующим его деятельность по цифровому комплаенсу и содержащим описание совокупности принимаемых лицом, осуществляющим цифровой комплаенс мер и предпринимаемых процедур.</w:t>
          </w:r>
        </w:p>
        <w:p w14:paraId="4C62FADD"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Лицо, осуществляющее цифровой комплаенс, должно включить в ПЦК следующие положения:</w:t>
          </w:r>
        </w:p>
        <w:p w14:paraId="0C3EDFB5"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об организации цифрового комплаенса;</w:t>
          </w:r>
        </w:p>
        <w:p w14:paraId="6318DA0D"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 порядке проведения цифрового комплаенса;</w:t>
          </w:r>
        </w:p>
        <w:p w14:paraId="4B720082"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о системе показателей соответствия (наличие, вид, степень </w:t>
          </w:r>
          <w:r w:rsidRPr="00BF3B54">
            <w:rPr>
              <w:rFonts w:ascii="Times New Roman" w:hAnsi="Times New Roman"/>
              <w:sz w:val="30"/>
              <w:szCs w:val="30"/>
            </w:rPr>
            <w:lastRenderedPageBreak/>
            <w:t>соответствия) адресов-идентификаторов и цифровых валют характеристикам адресов-идентификаторов и цифровых валют (далее – пороги соответствия), порядке их присвоения адресам-идентификаторам и цифровым валютам;</w:t>
          </w:r>
        </w:p>
        <w:p w14:paraId="6F8A689F"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 порядке присвоения критериев цифрового комплаенса адресам-идентификаторам и цифровым валютам;</w:t>
          </w:r>
        </w:p>
        <w:p w14:paraId="2BDC7D18"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о не менее чем </w:t>
          </w:r>
          <w:r w:rsidR="004A6FA8" w:rsidRPr="00BF3B54">
            <w:rPr>
              <w:rFonts w:ascii="Times New Roman" w:hAnsi="Times New Roman"/>
              <w:sz w:val="30"/>
              <w:szCs w:val="30"/>
            </w:rPr>
            <w:t>трех</w:t>
          </w:r>
          <w:r w:rsidRPr="00BF3B54">
            <w:rPr>
              <w:rFonts w:ascii="Times New Roman" w:hAnsi="Times New Roman"/>
              <w:sz w:val="30"/>
              <w:szCs w:val="30"/>
            </w:rPr>
            <w:t xml:space="preserve"> различных уровнях рисков операций с цифровыми валютами, ранжированных в зависимости от вероятности наступления риск-события и значимости его негативных последствий, а также описании указанных уровней рисков;</w:t>
          </w:r>
        </w:p>
        <w:p w14:paraId="44B7D9C2"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 показателях регулярности актуализации параметров цифрового комплаенса;</w:t>
          </w:r>
        </w:p>
        <w:p w14:paraId="5C29D1B9"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 мерах, направленных на установление лица, в интересах которого используется адрес-идентификатор и цифровые валюты;</w:t>
          </w:r>
        </w:p>
        <w:p w14:paraId="4B5F95C6"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об основаниях и порядке принятия решения и организации работы при отказе в совершении операции с цифровыми валютами на основании распоряжения или запроса пользователя цифровой платформы;</w:t>
          </w:r>
        </w:p>
        <w:p w14:paraId="2D01B887"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 порядке обработки сведений из информационной системы на основе распределенного реестра или иной информационной системы, которая содержит в себе в том числе сгруппированную информацию о совокупности операций с цифровой валютой, совершенных в указанной системе;</w:t>
          </w:r>
        </w:p>
        <w:p w14:paraId="3610E697"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об иных положениях, предусмотренные настоящим Федеральным законом.</w:t>
          </w:r>
        </w:p>
        <w:p w14:paraId="416AF6A3"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Лицо, осуществляющее цифровой комплаенс, обязано предусмотреть в ПЦК характеристики адресов-идентификаторов и цифровых валют, критерии цифрового комплаенса и группы критериев, а также иные положения о цифровом комплаенсе. </w:t>
          </w:r>
        </w:p>
        <w:p w14:paraId="3F84A581"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ПЦК утверждаются единоличным или коллегиальным исполнительным органом лица, осуществляющего цифровой комплаенс.</w:t>
          </w:r>
        </w:p>
        <w:p w14:paraId="5ECE1AFB"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ПЦК не подлежат раскрытию и не предоставляются третьим лицам, за исключением случаев, установленных федеральными законами и нормативными актами Банка России. </w:t>
          </w:r>
        </w:p>
        <w:p w14:paraId="23EDF636"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ПЦК и вносимые в них изменения подлежат направлению в Банк России. ПЦК и вносимые в них изменения вступают в силу не ранее дня их направления в Банк России, если иное не установлено нормативным актом </w:t>
          </w:r>
          <w:r w:rsidRPr="00BF3B54">
            <w:rPr>
              <w:rFonts w:ascii="Times New Roman" w:hAnsi="Times New Roman"/>
              <w:sz w:val="30"/>
              <w:szCs w:val="30"/>
            </w:rPr>
            <w:lastRenderedPageBreak/>
            <w:t>Банка России.</w:t>
          </w:r>
        </w:p>
        <w:p w14:paraId="7B0B4616"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Лицо, осуществляющее цифровой комплаенс, должно привести ПЦК в соответствие с требованиями настоящего Федерального закона не позднее трех месяцев после даты вступления в силу нормативного акта, вносящего изменения в настоящий Федеральный закон, если иное не установлено соответствующим нормативным актом.</w:t>
          </w:r>
        </w:p>
        <w:p w14:paraId="7A8CBD57"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Лицо, осуществляющее цифровой комплаенс, представляет ПЦК в Банк России по истечении трех рабочих дней после их утверждения или внесения в них изменений.</w:t>
          </w:r>
        </w:p>
        <w:p w14:paraId="04489C7C"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Функции контроля за организацией и проведением цифрового комплаенса возлагаются по усмотрению лица, осуществляющего цифровой комплаенс, в соответствии с его внутренними документами на лицо, осуществляющее функции его единоличного исполнительного органа, или на заместителя такого лица, или на члена его коллегиального исполнительного органа (далее – руководитель).</w:t>
          </w:r>
        </w:p>
        <w:p w14:paraId="70A7E77C"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Руководитель обеспечивает контроль за соответствием применяемых ПЦК требованиям настоящей Программы.</w:t>
          </w:r>
        </w:p>
        <w:p w14:paraId="746860DA"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p>
        <w:p w14:paraId="63587F1C" w14:textId="77777777" w:rsidR="00021052" w:rsidRPr="00BF3B54" w:rsidRDefault="00021052" w:rsidP="00C81440">
          <w:pPr>
            <w:spacing w:after="0" w:line="276" w:lineRule="auto"/>
            <w:ind w:firstLine="539"/>
            <w:jc w:val="both"/>
            <w:rPr>
              <w:rFonts w:ascii="Times New Roman" w:hAnsi="Times New Roman" w:cs="Times New Roman"/>
              <w:b/>
              <w:sz w:val="30"/>
              <w:szCs w:val="30"/>
            </w:rPr>
          </w:pPr>
          <w:r w:rsidRPr="00BF3B54">
            <w:rPr>
              <w:rFonts w:ascii="Times New Roman" w:hAnsi="Times New Roman" w:cs="Times New Roman"/>
              <w:b/>
              <w:sz w:val="30"/>
              <w:szCs w:val="30"/>
            </w:rPr>
            <w:t>Статья 2. Требования к проведению цифрового комплаенса</w:t>
          </w:r>
        </w:p>
        <w:p w14:paraId="55112F03"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 </w:t>
          </w:r>
          <w:r w:rsidR="00021052" w:rsidRPr="00BF3B54">
            <w:rPr>
              <w:rFonts w:ascii="Times New Roman" w:hAnsi="Times New Roman"/>
              <w:sz w:val="30"/>
              <w:szCs w:val="30"/>
            </w:rPr>
            <w:t xml:space="preserve">Лицо, осуществляющее цифровой комплаенс, проводит цифровой комплаенс в отношении всех используемых им цифровых валют, результирующей информации и адресов-идентификаторов, на которых учитывается указанные цифровые валюты. </w:t>
          </w:r>
        </w:p>
        <w:p w14:paraId="0F4557C4"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2. </w:t>
          </w:r>
          <w:r w:rsidR="00021052" w:rsidRPr="00BF3B54">
            <w:rPr>
              <w:rFonts w:ascii="Times New Roman" w:hAnsi="Times New Roman"/>
              <w:sz w:val="30"/>
              <w:szCs w:val="30"/>
            </w:rPr>
            <w:t>Лицо, осуществляющее цифровой комплаенс, должно при проведении цифрового комплаенса руководствоваться актуальными сведениями, содержащимися в информационных системах, в которых осуществляется учет и оборот цифровых валют (с учетом особенностей работы таких информационных систем и возможных сбоев в них).</w:t>
          </w:r>
        </w:p>
        <w:p w14:paraId="7244AD3A" w14:textId="77777777" w:rsidR="004A7237"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3. При осуществлении цифрового комплаенса запрещается использовать программное обеспечение, а также технические и программно-аппаратные средства (далее при совместном упоминании – технические средства), обеспечивающие проведение цифрового комплаенса, обладателями прав на которые являются лица, личным законом которых является право государств, указанных в перечне иностранных государств и территорий, совершающих в отношении Российской </w:t>
          </w:r>
          <w:r w:rsidRPr="00BF3B54">
            <w:rPr>
              <w:rFonts w:ascii="Times New Roman" w:hAnsi="Times New Roman"/>
              <w:sz w:val="30"/>
              <w:szCs w:val="30"/>
            </w:rPr>
            <w:lastRenderedPageBreak/>
            <w:t>Федерации, российских юридических лиц и физических лиц недружественные действия, утвержденном распоряжением Правительства Российской Федерации от 5 марта 2022 года № 430-р, или технические средства, передающие информацию о проведении цифрового комплаенса лицам, личным законом которых является право таких государств и территорий.</w:t>
          </w:r>
        </w:p>
        <w:p w14:paraId="4FB67EA8"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4. </w:t>
          </w:r>
          <w:r w:rsidR="00021052" w:rsidRPr="00BF3B54">
            <w:rPr>
              <w:rFonts w:ascii="Times New Roman" w:hAnsi="Times New Roman"/>
              <w:sz w:val="30"/>
              <w:szCs w:val="30"/>
            </w:rPr>
            <w:t>Лицо, осуществляющее цифровой комплаенс, при проведении цифрового комплаенса должно обеспечить следующие процессы:</w:t>
          </w:r>
        </w:p>
        <w:p w14:paraId="2725E526"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присвоение характеристик адресам-идентификаторам и цифровым валютам;</w:t>
          </w:r>
        </w:p>
        <w:p w14:paraId="73D4AEC7"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анализ источника происхождения цифровой валюты и адреса-идентификатора, на который планируется зачисление цифровой валюты в рамках исполнения поручения пользователя цифровой платформы;</w:t>
          </w:r>
        </w:p>
        <w:p w14:paraId="41420F8A"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проверку адресов-идентификаторов, результирующей информации и цифровых валют на соответствие критериям цифрового комплаенса;</w:t>
          </w:r>
        </w:p>
        <w:p w14:paraId="1E5AF5BB"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оценку и присвоение уровня риска операции с цифровой валютой;</w:t>
          </w:r>
        </w:p>
        <w:p w14:paraId="2291BD2F"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реагирование на реализовавшиеся риски;</w:t>
          </w:r>
        </w:p>
        <w:p w14:paraId="4C137B08"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ведение базы риск-событий;</w:t>
          </w:r>
        </w:p>
        <w:p w14:paraId="2263BC46"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актуализацию системы рисков цифрового комплаенса.</w:t>
          </w:r>
        </w:p>
        <w:p w14:paraId="673A7F27"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5. </w:t>
          </w:r>
          <w:r w:rsidR="00021052" w:rsidRPr="00BF3B54">
            <w:rPr>
              <w:rFonts w:ascii="Times New Roman" w:hAnsi="Times New Roman"/>
              <w:sz w:val="30"/>
              <w:szCs w:val="30"/>
            </w:rPr>
            <w:t>Лицо, осуществляющее цифровой комплаенс, в рамках присвоения характеристик адресам-идентификаторам, результирующей информации и цифровым валютам формирует систему характеристик адресов-идентификаторов и цифровых валют, выявляет адреса-идентификаторы и цифровые валюты, устанавливает пороги соответствия.</w:t>
          </w:r>
        </w:p>
        <w:p w14:paraId="4A2CDE13" w14:textId="77777777" w:rsidR="00021052" w:rsidRPr="00BF3B54" w:rsidDel="00F2624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6. </w:t>
          </w:r>
          <w:r w:rsidR="00021052" w:rsidRPr="00BF3B54" w:rsidDel="00F26244">
            <w:rPr>
              <w:rFonts w:ascii="Times New Roman" w:hAnsi="Times New Roman"/>
              <w:sz w:val="30"/>
              <w:szCs w:val="30"/>
            </w:rPr>
            <w:t xml:space="preserve">Лицо, осуществляющее цифровой комплаенс, должно </w:t>
          </w:r>
          <w:r w:rsidR="00021052" w:rsidRPr="00BF3B54">
            <w:rPr>
              <w:rFonts w:ascii="Times New Roman" w:hAnsi="Times New Roman"/>
              <w:sz w:val="30"/>
              <w:szCs w:val="30"/>
            </w:rPr>
            <w:t>установить с</w:t>
          </w:r>
          <w:r w:rsidR="00021052" w:rsidRPr="00BF3B54" w:rsidDel="00F26244">
            <w:rPr>
              <w:rFonts w:ascii="Times New Roman" w:hAnsi="Times New Roman"/>
              <w:sz w:val="30"/>
              <w:szCs w:val="30"/>
            </w:rPr>
            <w:t>истем</w:t>
          </w:r>
          <w:r w:rsidR="00021052" w:rsidRPr="00BF3B54">
            <w:rPr>
              <w:rFonts w:ascii="Times New Roman" w:hAnsi="Times New Roman"/>
              <w:sz w:val="30"/>
              <w:szCs w:val="30"/>
            </w:rPr>
            <w:t>у</w:t>
          </w:r>
          <w:r w:rsidR="00021052" w:rsidRPr="00BF3B54" w:rsidDel="00F26244">
            <w:rPr>
              <w:rFonts w:ascii="Times New Roman" w:hAnsi="Times New Roman"/>
              <w:sz w:val="30"/>
              <w:szCs w:val="30"/>
            </w:rPr>
            <w:t xml:space="preserve"> порогов соответствия и порядок их присвоения адресам-идентификаторам и цифровым валютам,</w:t>
          </w:r>
          <w:r w:rsidR="00021052" w:rsidRPr="00BF3B54">
            <w:rPr>
              <w:rFonts w:ascii="Times New Roman" w:hAnsi="Times New Roman"/>
              <w:sz w:val="30"/>
              <w:szCs w:val="30"/>
            </w:rPr>
            <w:t xml:space="preserve"> обеспечивающую </w:t>
          </w:r>
          <w:r w:rsidR="00021052" w:rsidRPr="00BF3B54" w:rsidDel="00F26244">
            <w:rPr>
              <w:rFonts w:ascii="Times New Roman" w:hAnsi="Times New Roman"/>
              <w:sz w:val="30"/>
              <w:szCs w:val="30"/>
            </w:rPr>
            <w:t xml:space="preserve">высокую эффективность осуществления цифрового комплаенса и </w:t>
          </w:r>
          <w:r w:rsidR="00021052" w:rsidRPr="00BF3B54">
            <w:rPr>
              <w:rFonts w:ascii="Times New Roman" w:hAnsi="Times New Roman"/>
              <w:sz w:val="30"/>
              <w:szCs w:val="30"/>
            </w:rPr>
            <w:t>основанную</w:t>
          </w:r>
          <w:r w:rsidR="00021052" w:rsidRPr="00BF3B54" w:rsidDel="00F26244">
            <w:rPr>
              <w:rFonts w:ascii="Times New Roman" w:hAnsi="Times New Roman"/>
              <w:sz w:val="30"/>
              <w:szCs w:val="30"/>
            </w:rPr>
            <w:t xml:space="preserve"> на лучших деловых практиках осуществления цифрового комплаенса с учетом положений настоящей Программы.</w:t>
          </w:r>
        </w:p>
        <w:p w14:paraId="36504FC0"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7. </w:t>
          </w:r>
          <w:r w:rsidR="00021052" w:rsidRPr="00BF3B54">
            <w:rPr>
              <w:rFonts w:ascii="Times New Roman" w:hAnsi="Times New Roman"/>
              <w:sz w:val="30"/>
              <w:szCs w:val="30"/>
            </w:rPr>
            <w:t>Лицо, осуществляющее цифровой комплаенс, в рамках анализа источника происхождения цифровой валюты осуществляет следующие действия:</w:t>
          </w:r>
        </w:p>
        <w:p w14:paraId="42105237"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выявление адресов-идентификаторов, с которых была списана цифровая валюта, адресов-идентификаторов, результирующей информации </w:t>
          </w:r>
          <w:r w:rsidRPr="00BF3B54">
            <w:rPr>
              <w:rFonts w:ascii="Times New Roman" w:hAnsi="Times New Roman"/>
              <w:sz w:val="30"/>
              <w:szCs w:val="30"/>
            </w:rPr>
            <w:lastRenderedPageBreak/>
            <w:t>и цифровых валют, с которыми она связана;</w:t>
          </w:r>
        </w:p>
        <w:p w14:paraId="072EDD2D"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присвоение адресам-идентификаторам и цифровым валютам характеристик, указанных в ПЦК лица, осуществляющего цифровой комплаенс;</w:t>
          </w:r>
        </w:p>
        <w:p w14:paraId="2BE7CEFB"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применение мер по определению лица, в интересах которого используется адрес-идентификатор и цифровая валюта.</w:t>
          </w:r>
        </w:p>
        <w:p w14:paraId="76FC3F88"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8. </w:t>
          </w:r>
          <w:r w:rsidR="00021052" w:rsidRPr="00BF3B54">
            <w:rPr>
              <w:rFonts w:ascii="Times New Roman" w:hAnsi="Times New Roman"/>
              <w:sz w:val="30"/>
              <w:szCs w:val="30"/>
            </w:rPr>
            <w:t>Лицо, осуществляющее цифровой комплаенс, в рамках анализа адреса-идентификатора, на который планируется зачисление цифровой валюты в рамках исполнения поручения пользователя цифровой платформы, осуществят следующие действия:</w:t>
          </w:r>
        </w:p>
        <w:p w14:paraId="461E4821"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выявление адресов-идентификаторов, на которые зачисляется цифровая валюта;</w:t>
          </w:r>
        </w:p>
        <w:p w14:paraId="12C2006B"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выявление результирующей информации, через которую зачисляется цифровая валюта;</w:t>
          </w:r>
        </w:p>
        <w:p w14:paraId="3796C7F6"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присвоение адресам-идентификаторам характеристик, указанным в ПЦК лица, осуществляющего цифровой комплаенс;</w:t>
          </w:r>
        </w:p>
        <w:p w14:paraId="2E81FFF6" w14:textId="77777777" w:rsidR="00021052" w:rsidRPr="00BF3B54" w:rsidRDefault="00021052"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применение мер по определению лица, в интересах которого используется адрес-идентификатор и цифровая валюта.</w:t>
          </w:r>
        </w:p>
        <w:p w14:paraId="4C4540CE"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9. </w:t>
          </w:r>
          <w:r w:rsidR="00021052" w:rsidRPr="00BF3B54">
            <w:rPr>
              <w:rFonts w:ascii="Times New Roman" w:hAnsi="Times New Roman"/>
              <w:sz w:val="30"/>
              <w:szCs w:val="30"/>
            </w:rPr>
            <w:t>Лицо, осуществляющее цифровой комплаенс, в рамках проверки адресов-идентификаторов и цифровых валют на соответствие критериям цифрового комплаенса устанавливает критерии цифрового комплаенса, присваивает указанные критерии адресам-идентификаторам и цифровым валютам, а также на основе указанных критериев устанавливает уровень риска операций с цифровой валютой.</w:t>
          </w:r>
        </w:p>
        <w:p w14:paraId="17D400C5"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10. </w:t>
          </w:r>
          <w:r w:rsidR="00021052" w:rsidRPr="00BF3B54">
            <w:rPr>
              <w:rFonts w:ascii="Times New Roman" w:hAnsi="Times New Roman"/>
              <w:sz w:val="30"/>
              <w:szCs w:val="30"/>
            </w:rPr>
            <w:t>Лицо, осуществляющее цифровой комплаенс, выявляет и оценивает риски операций с цифровыми валютами с использованием наиболее широкого круга источников информации, которые включают, но не ограничиваются сведениями об источниках происхождения и назначениях использования адресов-идентификаторов, результирующей информации и цифровых валют, а также связях адреса-идентификатора, результирующей информации и цифровых валют с иными адресами-идентификаторами, результирующей информации и цифровыми валютами.</w:t>
          </w:r>
        </w:p>
        <w:p w14:paraId="3B2E488E"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11. </w:t>
          </w:r>
          <w:r w:rsidR="00021052" w:rsidRPr="00BF3B54">
            <w:rPr>
              <w:rFonts w:ascii="Times New Roman" w:hAnsi="Times New Roman"/>
              <w:sz w:val="30"/>
              <w:szCs w:val="30"/>
            </w:rPr>
            <w:t>Лицо, осуществляющее цифровой комплаенс, в рамках реагирования на риск-события определяет типы риск-событий и принимает меры, направленные на минимизацию последствий риск-событий.</w:t>
          </w:r>
        </w:p>
        <w:p w14:paraId="79A231E5"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lastRenderedPageBreak/>
            <w:t xml:space="preserve">12. </w:t>
          </w:r>
          <w:r w:rsidR="00021052" w:rsidRPr="00BF3B54">
            <w:rPr>
              <w:rFonts w:ascii="Times New Roman" w:hAnsi="Times New Roman"/>
              <w:sz w:val="30"/>
              <w:szCs w:val="30"/>
            </w:rPr>
            <w:t>Лицо, осуществляющее цифровой комплаенс, в рамках ведения базы риск-событий выявляет риск-события и осуществляет их регистрацию с описанием каждого риск-события, обстоятельств, повлекших наступление риск-события, а также приведением сведений о мероприятиях, направленных на минимизацию последствий риск-события, и статус исполнения таких мероприятий.</w:t>
          </w:r>
        </w:p>
        <w:p w14:paraId="5E6114E0"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13. </w:t>
          </w:r>
          <w:r w:rsidR="00021052" w:rsidRPr="00BF3B54">
            <w:rPr>
              <w:rFonts w:ascii="Times New Roman" w:hAnsi="Times New Roman"/>
              <w:sz w:val="30"/>
              <w:szCs w:val="30"/>
            </w:rPr>
            <w:t xml:space="preserve">Лицо, осуществляющее цифровой комплаенс, в рамках актуализации системы рисков цифрового комплаенса должно не реже одного раза в год пересматривать предусмотренные во внутреннем документе о цифровом комплаенсе характеристики адресов-идентификаторов и цифровых валют, пороги соответствия, уровни рисков, критерии цифрового комплаенса и группы критериев, а также иные параметры цифрового комплаенса с целью наиболее эффективного осуществления цифрового комплаенса. </w:t>
          </w:r>
        </w:p>
        <w:p w14:paraId="4D6ACACA"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14. </w:t>
          </w:r>
          <w:r w:rsidR="00021052" w:rsidRPr="00BF3B54">
            <w:rPr>
              <w:rFonts w:ascii="Times New Roman" w:hAnsi="Times New Roman"/>
              <w:sz w:val="30"/>
              <w:szCs w:val="30"/>
            </w:rPr>
            <w:t>Оператор цифровой платформы обязан отказать в совершении сделки (операции) с цифровой валютой, если в результате осуществления цифрового комплаенса при совершении сделок (операций) с цифровой валютой у такого лица возникают подозрения о связи связанных с ней результирующей информации, адресов-идентификаторов, используемых в операциях с ними, с деятельностью, за осуществление которой законодательством Российской Федерации установлена уголовная или административная ответственность.</w:t>
          </w:r>
        </w:p>
        <w:p w14:paraId="14F27310"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15. </w:t>
          </w:r>
          <w:r w:rsidR="00021052" w:rsidRPr="00BF3B54">
            <w:rPr>
              <w:rFonts w:ascii="Times New Roman" w:hAnsi="Times New Roman"/>
              <w:sz w:val="30"/>
              <w:szCs w:val="30"/>
            </w:rPr>
            <w:t xml:space="preserve">В случае зачисления на адрес-идентификатор цифровой валюты до осуществления лицом, осуществляющим </w:t>
          </w:r>
          <w:proofErr w:type="spellStart"/>
          <w:r w:rsidR="00021052" w:rsidRPr="00BF3B54">
            <w:rPr>
              <w:rFonts w:ascii="Times New Roman" w:hAnsi="Times New Roman"/>
              <w:sz w:val="30"/>
              <w:szCs w:val="30"/>
            </w:rPr>
            <w:t>цифрвоой</w:t>
          </w:r>
          <w:proofErr w:type="spellEnd"/>
          <w:r w:rsidR="00021052" w:rsidRPr="00BF3B54">
            <w:rPr>
              <w:rFonts w:ascii="Times New Roman" w:hAnsi="Times New Roman"/>
              <w:sz w:val="30"/>
              <w:szCs w:val="30"/>
            </w:rPr>
            <w:t xml:space="preserve"> комплаенс, цифрового комплаенса, лицо, осуществляющее цифровой комплаенс, обязано осуществить цифровой комплаенс в отношении поступившей цифровой валюты и в отношении адреса-идентификатора, с которого указанная цифровая валюта была списана. </w:t>
          </w:r>
        </w:p>
        <w:p w14:paraId="3434F1D3" w14:textId="77777777" w:rsidR="00021052" w:rsidRPr="00BF3B54"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16. </w:t>
          </w:r>
          <w:r w:rsidR="00021052" w:rsidRPr="00BF3B54">
            <w:rPr>
              <w:rFonts w:ascii="Times New Roman" w:hAnsi="Times New Roman"/>
              <w:sz w:val="30"/>
              <w:szCs w:val="30"/>
            </w:rPr>
            <w:t xml:space="preserve">В случае возникновения у лица, осуществляющего организацию обращения цифровых валют, подозрения о связи цифровой валюты и адресов-идентификаторов, используемых в операциях с ними, в деятельности, за осуществление которой законодательством Российской Федерации установлена уголовная или административная ответственность, такое лицо обязано осуществить перевод цифровой валюты на адрес-идентификатор, с которого она поступила. В случае невозможности </w:t>
          </w:r>
          <w:r w:rsidR="00021052" w:rsidRPr="00BF3B54">
            <w:rPr>
              <w:rFonts w:ascii="Times New Roman" w:hAnsi="Times New Roman"/>
              <w:sz w:val="30"/>
              <w:szCs w:val="30"/>
            </w:rPr>
            <w:lastRenderedPageBreak/>
            <w:t>осуществления такого перевода лицо, осуществляющее организацию обращения цифровых валют, обязано обособить указанную цифровую валюту и исключить возможность совершения операций с ней.</w:t>
          </w:r>
        </w:p>
        <w:p w14:paraId="6E2DEA4A" w14:textId="77777777" w:rsidR="00021052" w:rsidRPr="00BF3B54" w:rsidDel="004F78CA" w:rsidRDefault="004A7237" w:rsidP="00C81440">
          <w:pPr>
            <w:widowControl w:val="0"/>
            <w:autoSpaceDE w:val="0"/>
            <w:autoSpaceDN w:val="0"/>
            <w:spacing w:after="0" w:line="276" w:lineRule="auto"/>
            <w:ind w:firstLine="709"/>
            <w:jc w:val="both"/>
            <w:rPr>
              <w:rFonts w:ascii="Times New Roman" w:hAnsi="Times New Roman"/>
              <w:sz w:val="30"/>
              <w:szCs w:val="30"/>
            </w:rPr>
          </w:pPr>
          <w:r w:rsidRPr="00BF3B54">
            <w:rPr>
              <w:rFonts w:ascii="Times New Roman" w:hAnsi="Times New Roman"/>
              <w:sz w:val="30"/>
              <w:szCs w:val="30"/>
            </w:rPr>
            <w:t xml:space="preserve">17. </w:t>
          </w:r>
          <w:r w:rsidR="00021052" w:rsidRPr="00BF3B54">
            <w:rPr>
              <w:rFonts w:ascii="Times New Roman" w:hAnsi="Times New Roman"/>
              <w:sz w:val="30"/>
              <w:szCs w:val="30"/>
            </w:rPr>
            <w:t>Банк России вправе установить дополнительные требования к организации и проведению цифрового комплаенса при совершении операций с цифровой валютой, в том числе требования к характеристикам, которые могут быть присвоены цифровым валютам и адресам-идентификаторам, требования к критериям, определяющим уровень риска операции с цифровой валютой, требования к ПЦК, требования к информационной системе и программе для электронных вычислительных машин (в том числе в части страны происхождения и порядка ее определения, операционной надежности, отказоустойчивости, бесперебойности функционирования и информационной безопасности), техническим средствам и базам данных, используемым для проведения цифрового контроля (в том числе в части их местонахождения и порядка его определения, операционной надежности, отказоустойчивости, бесперебойности функционирования и информационной безопасности), требования к порядку направления в Банк России сведений о результатах осуществления цифрового комплаенса, а также случаи, когда лица, осуществляющие организацию обращения цифровых валют (лица, осуществляющие организацию обращения цифровых прав), не обязаны осуществлять цифровой комплаенс, предусмотренный настоящей статьей.</w:t>
          </w:r>
        </w:p>
        <w:bookmarkEnd w:id="190"/>
        <w:p w14:paraId="72821363" w14:textId="77777777" w:rsidR="00021052" w:rsidRPr="00BF3B54" w:rsidRDefault="00021052" w:rsidP="00C81440">
          <w:pPr>
            <w:spacing w:after="0" w:line="276" w:lineRule="auto"/>
            <w:ind w:firstLine="539"/>
            <w:jc w:val="both"/>
            <w:rPr>
              <w:rFonts w:ascii="Times New Roman" w:hAnsi="Times New Roman" w:cs="Times New Roman"/>
              <w:sz w:val="30"/>
              <w:szCs w:val="30"/>
            </w:rPr>
          </w:pPr>
        </w:p>
        <w:p w14:paraId="032EBC92" w14:textId="77777777" w:rsidR="00021052" w:rsidRPr="00BF3B54" w:rsidRDefault="00425DAB" w:rsidP="00C81440">
          <w:pPr>
            <w:spacing w:line="276" w:lineRule="auto"/>
            <w:jc w:val="both"/>
            <w:rPr>
              <w:sz w:val="30"/>
              <w:szCs w:val="30"/>
            </w:rPr>
          </w:pPr>
        </w:p>
      </w:sdtContent>
    </w:sdt>
    <w:p w14:paraId="30BFBDB6" w14:textId="77BA9F8A" w:rsidR="004D3BC7" w:rsidRPr="00BF3B54" w:rsidRDefault="004D3BC7" w:rsidP="00C81440">
      <w:pPr>
        <w:pStyle w:val="2"/>
        <w:spacing w:line="276" w:lineRule="auto"/>
        <w:jc w:val="both"/>
        <w:rPr>
          <w:rFonts w:ascii="Times New Roman" w:hAnsi="Times New Roman" w:cs="Times New Roman"/>
          <w:sz w:val="30"/>
          <w:szCs w:val="30"/>
        </w:rPr>
      </w:pPr>
      <w:r w:rsidRPr="00BF3B54">
        <w:rPr>
          <w:rFonts w:ascii="Times New Roman" w:hAnsi="Times New Roman"/>
          <w:sz w:val="30"/>
          <w:szCs w:val="30"/>
        </w:rPr>
        <w:tab/>
      </w:r>
    </w:p>
    <w:p w14:paraId="46DDC6B5"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p>
    <w:p w14:paraId="451CF48E" w14:textId="77777777" w:rsidR="007D5182" w:rsidRPr="00BF3B54" w:rsidRDefault="007D5182" w:rsidP="00C81440">
      <w:pPr>
        <w:spacing w:line="276" w:lineRule="auto"/>
        <w:contextualSpacing/>
        <w:jc w:val="both"/>
        <w:rPr>
          <w:rFonts w:ascii="Times New Roman" w:hAnsi="Times New Roman" w:cs="Times New Roman"/>
          <w:sz w:val="30"/>
          <w:szCs w:val="30"/>
        </w:rPr>
      </w:pPr>
    </w:p>
    <w:p w14:paraId="02DECD85" w14:textId="77777777" w:rsidR="007D5182" w:rsidRPr="00BF3B54" w:rsidRDefault="007D5182" w:rsidP="00C81440">
      <w:pPr>
        <w:spacing w:line="276" w:lineRule="auto"/>
        <w:rPr>
          <w:rFonts w:ascii="Times New Roman" w:hAnsi="Times New Roman"/>
          <w:sz w:val="30"/>
          <w:szCs w:val="30"/>
        </w:rPr>
      </w:pPr>
    </w:p>
    <w:p w14:paraId="387F2A4E" w14:textId="77777777" w:rsidR="004D3BC7" w:rsidRPr="00BF3B54" w:rsidRDefault="004D3BC7" w:rsidP="00C81440">
      <w:pPr>
        <w:pStyle w:val="2"/>
        <w:spacing w:before="0" w:line="276" w:lineRule="auto"/>
        <w:ind w:firstLine="709"/>
        <w:contextualSpacing/>
        <w:jc w:val="both"/>
        <w:rPr>
          <w:rFonts w:ascii="Times New Roman" w:hAnsi="Times New Roman" w:cs="Times New Roman"/>
          <w:b/>
          <w:sz w:val="30"/>
          <w:szCs w:val="30"/>
        </w:rPr>
      </w:pPr>
      <w:bookmarkStart w:id="191" w:name="_Toc217059388"/>
      <w:r w:rsidRPr="00BF3B54">
        <w:rPr>
          <w:rFonts w:ascii="Times New Roman" w:hAnsi="Times New Roman" w:cs="Times New Roman"/>
          <w:b/>
          <w:color w:val="auto"/>
          <w:sz w:val="30"/>
          <w:szCs w:val="30"/>
        </w:rPr>
        <w:t>ГЛАВА 8. РЕГУЛИРОВАНИЕ И НАДЗОР В СФЕРЕ ЦИФРОВЫХ ВАЛЮТ И ЦИФРОВЫХ ПРАВ</w:t>
      </w:r>
      <w:bookmarkEnd w:id="191"/>
    </w:p>
    <w:p w14:paraId="0186B4A7" w14:textId="77777777" w:rsidR="004D3BC7" w:rsidRPr="00BF3B54" w:rsidRDefault="004D3BC7" w:rsidP="00C81440">
      <w:pPr>
        <w:pStyle w:val="3"/>
        <w:spacing w:line="276" w:lineRule="auto"/>
        <w:ind w:firstLine="709"/>
        <w:contextualSpacing/>
        <w:jc w:val="both"/>
        <w:rPr>
          <w:b/>
          <w:bCs/>
          <w:color w:val="000000" w:themeColor="text1"/>
          <w:sz w:val="30"/>
          <w:szCs w:val="30"/>
        </w:rPr>
      </w:pPr>
      <w:bookmarkStart w:id="192" w:name="_Toc217059389"/>
      <w:bookmarkStart w:id="193" w:name="_Toc211420202"/>
      <w:bookmarkStart w:id="194" w:name="_Toc211446478"/>
      <w:bookmarkStart w:id="195" w:name="_Toc212815062"/>
      <w:bookmarkStart w:id="196" w:name="_Toc214267365"/>
      <w:bookmarkStart w:id="197" w:name="_Toc215864232"/>
      <w:r w:rsidRPr="00BF3B54">
        <w:rPr>
          <w:b/>
          <w:bCs/>
          <w:color w:val="000000" w:themeColor="text1"/>
          <w:sz w:val="30"/>
          <w:szCs w:val="30"/>
        </w:rPr>
        <w:t xml:space="preserve">Статья 45. Получение права на осуществление деятельности по обмену цифровой валюты, деятельности цифрового депозитария, </w:t>
      </w:r>
      <w:r w:rsidRPr="00BF3B54">
        <w:rPr>
          <w:b/>
          <w:bCs/>
          <w:color w:val="000000" w:themeColor="text1"/>
          <w:sz w:val="30"/>
          <w:szCs w:val="30"/>
        </w:rPr>
        <w:lastRenderedPageBreak/>
        <w:t>деятельности оператора информационной системы, в которой осуществляется выпуск цифровых финансовых активов</w:t>
      </w:r>
      <w:bookmarkEnd w:id="192"/>
    </w:p>
    <w:p w14:paraId="27CD2BA2" w14:textId="77777777" w:rsidR="004D3BC7" w:rsidRPr="00BF3B54" w:rsidRDefault="004D3BC7" w:rsidP="00C81440">
      <w:pPr>
        <w:pStyle w:val="ConsPlusNormal"/>
        <w:spacing w:line="276" w:lineRule="auto"/>
        <w:ind w:firstLine="709"/>
        <w:jc w:val="both"/>
        <w:rPr>
          <w:sz w:val="30"/>
          <w:szCs w:val="30"/>
        </w:rPr>
      </w:pPr>
      <w:r w:rsidRPr="00BF3B54">
        <w:rPr>
          <w:sz w:val="30"/>
          <w:szCs w:val="30"/>
        </w:rPr>
        <w:t>1. Банк России в порядке и сроки, которые установлены настоящим Федеральным законом и нормативным актом Банка России, принимает следующие решения:</w:t>
      </w:r>
    </w:p>
    <w:p w14:paraId="050FABD7" w14:textId="77777777" w:rsidR="004D3BC7" w:rsidRPr="00BF3B54" w:rsidRDefault="004D3BC7" w:rsidP="00C81440">
      <w:pPr>
        <w:pStyle w:val="ConsPlusNormal"/>
        <w:spacing w:line="276" w:lineRule="auto"/>
        <w:ind w:firstLine="709"/>
        <w:jc w:val="both"/>
        <w:rPr>
          <w:sz w:val="30"/>
          <w:szCs w:val="30"/>
        </w:rPr>
      </w:pPr>
      <w:r w:rsidRPr="00BF3B54">
        <w:rPr>
          <w:sz w:val="30"/>
          <w:szCs w:val="30"/>
        </w:rPr>
        <w:t>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валюты, решение об отказе во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валюты (далее – соответственно, решение о внесении сведений о юридическом лице в реестр организаций, осуществляющих обмен цифровой валюты, решение об отказе о внесении сведений о юридическом лице в реестр организаций, осуществляющих обмен цифровой валюты);</w:t>
      </w:r>
    </w:p>
    <w:p w14:paraId="454008BF" w14:textId="77777777" w:rsidR="004D3BC7" w:rsidRPr="00BF3B54" w:rsidRDefault="004D3BC7" w:rsidP="00C81440">
      <w:pPr>
        <w:pStyle w:val="ConsPlusNormal"/>
        <w:spacing w:line="276" w:lineRule="auto"/>
        <w:ind w:firstLine="709"/>
        <w:jc w:val="both"/>
        <w:rPr>
          <w:sz w:val="30"/>
          <w:szCs w:val="30"/>
        </w:rPr>
      </w:pPr>
      <w:r w:rsidRPr="00BF3B54">
        <w:rPr>
          <w:sz w:val="30"/>
          <w:szCs w:val="30"/>
        </w:rPr>
        <w:t>о внесении сведений о юридическом лице, в том числе о наличии у него права на осуществление деятельности цифрового депозитария в реестр цифровых депозитариев, решение об отказе во внесении сведений о юридическом лице, в том числе о наличии у него права на осуществление деятельности цифрового депозитария в реестр цифровых депозитариев (далее  – соответственно, решение о внесении сведений о юридическом лице в реестр цифровых депозитариев, решение об отказе о внесении сведений о юридическом лице в реестр цифровых депозитариев);</w:t>
      </w:r>
    </w:p>
    <w:p w14:paraId="449C5AF8" w14:textId="77777777" w:rsidR="004D3BC7" w:rsidRPr="00BF3B54" w:rsidRDefault="004D3BC7" w:rsidP="00C81440">
      <w:pPr>
        <w:pStyle w:val="ConsPlusNormal"/>
        <w:spacing w:line="276" w:lineRule="auto"/>
        <w:ind w:firstLine="709"/>
        <w:jc w:val="both"/>
        <w:rPr>
          <w:sz w:val="30"/>
          <w:szCs w:val="30"/>
        </w:rPr>
      </w:pPr>
      <w:r w:rsidRPr="00BF3B54">
        <w:rPr>
          <w:sz w:val="30"/>
          <w:szCs w:val="30"/>
        </w:rPr>
        <w:t>о внесении сведений о юридическом лице, в том числе о наличии у него права на осуществление деятельности оператора размещения, в реестр операторов размещения, об отказе во внесении сведений о юридическом лице, в том числе о наличии у него права на осуществление деятельности оператора размещения, в реестр операторов размещения (далее - соответственно, решение о внесении сведений о юридическом лице в реестр операторов размещения, решение об отказе во внесении сведений о юридическом лице в реестр размещения).</w:t>
      </w:r>
    </w:p>
    <w:p w14:paraId="3D5ABA81"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2. Банк России уведомляет юридическое лицо, намеревающееся получить право на осуществление деятельности по обмену цифровой валюты (деятельности цифрового депозитария, деятельности оператора размещения) (далее – при совместном упоминании - заявитель) о принятом </w:t>
      </w:r>
      <w:r w:rsidRPr="00BF3B54">
        <w:rPr>
          <w:sz w:val="30"/>
          <w:szCs w:val="30"/>
        </w:rPr>
        <w:lastRenderedPageBreak/>
        <w:t>в отношении него решении с указанием оснований его принятия не позднее трех рабочих дней со дня его принятия.</w:t>
      </w:r>
    </w:p>
    <w:p w14:paraId="5CB1BB9B" w14:textId="77777777" w:rsidR="004D3BC7" w:rsidRPr="00BF3B54" w:rsidRDefault="004D3BC7" w:rsidP="00C81440">
      <w:pPr>
        <w:pStyle w:val="ConsPlusNormal"/>
        <w:spacing w:line="276" w:lineRule="auto"/>
        <w:ind w:firstLine="709"/>
        <w:jc w:val="both"/>
        <w:rPr>
          <w:sz w:val="30"/>
          <w:szCs w:val="30"/>
        </w:rPr>
      </w:pPr>
      <w:r w:rsidRPr="00BF3B54">
        <w:rPr>
          <w:sz w:val="30"/>
          <w:szCs w:val="30"/>
        </w:rPr>
        <w:t>3. Заявитель вправе направить в Банк России документы, необходимые для принятия Банком России решения о внесении сведений о юридическом лице в реестр организаций, осуществляющих обмен цифровой валюты, решения о внесении сведений о юридическом лице в реестр цифровых депозитариев, решения о внесении сведений о юридическом лице в реестр операторов размещения.</w:t>
      </w:r>
    </w:p>
    <w:p w14:paraId="297713DC" w14:textId="77777777" w:rsidR="004D3BC7" w:rsidRPr="00BF3B54" w:rsidRDefault="004D3BC7" w:rsidP="00C81440">
      <w:pPr>
        <w:pStyle w:val="ConsPlusNormal"/>
        <w:spacing w:line="276" w:lineRule="auto"/>
        <w:ind w:firstLine="709"/>
        <w:jc w:val="both"/>
        <w:rPr>
          <w:sz w:val="30"/>
          <w:szCs w:val="30"/>
        </w:rPr>
      </w:pPr>
      <w:r w:rsidRPr="00BF3B54">
        <w:rPr>
          <w:sz w:val="30"/>
          <w:szCs w:val="30"/>
        </w:rPr>
        <w:t>4. Перечень документов, необходимых для принятия решения о внесении сведений о юридическом лице в реестр организаций, осуществляющих обмен цифровой валюты, решения о внесении сведений о юридическом лице в реестр цифровых депозитариев, решения о внесении сведений о юридическом лице в реестр операторов размещения, порядок представления таких документов в Банк России устанавливаются нормативным актом Банка России. Банк России устанавливает формы указанных документов и (или) требования к ним.</w:t>
      </w:r>
    </w:p>
    <w:p w14:paraId="58419DA3" w14:textId="77777777" w:rsidR="004D3BC7" w:rsidRPr="00BF3B54" w:rsidRDefault="004D3BC7" w:rsidP="00C81440">
      <w:pPr>
        <w:pStyle w:val="ConsPlusNormal"/>
        <w:spacing w:line="276" w:lineRule="auto"/>
        <w:ind w:firstLine="709"/>
        <w:jc w:val="both"/>
        <w:rPr>
          <w:sz w:val="30"/>
          <w:szCs w:val="30"/>
        </w:rPr>
      </w:pPr>
      <w:r w:rsidRPr="00BF3B54">
        <w:rPr>
          <w:sz w:val="30"/>
          <w:szCs w:val="30"/>
        </w:rPr>
        <w:t>5. Банк России проводит проверку соответствия заявителя требованиям настоящего Федерального закона в отношении организации, осуществляющей обмен цифровой валюты (цифрового депозитария, оператора размещения) и принятых в соответствии с ним нормативных актов Банка России и при необходимости запрашивает документы, подтверждающие соблюдение указанных требований, с указанием срока для их представления, который не может быть менее 10 рабочих дней. В случае, если запрошенные документы не представлены, Банк России принимает решение о прекращении рассмотрения представленных заявителем документов и уведомляет его об этом не позднее пяти рабочих дней, следующих за днем истечения срока, указанного в запросе.</w:t>
      </w:r>
    </w:p>
    <w:p w14:paraId="68495153"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6. Банк России не позднее одного рабочего дня, следующего за днем принятия решения о внесении сведений о юридическом лице в реестр организаций, осуществляющих обмен цифровой валюты, решения о внесении сведений о юридическом лице в реестр цифровых депозитариев, решения о внесении сведений о юридическом лице в реестр операторов размещения, вносит в указанные реестры сведения о юридическом лице и о наличии у него права на осуществление деятельности по обмену цифровой валюты (деятельности цифрового депозитария, деятельности оператора </w:t>
      </w:r>
      <w:r w:rsidRPr="00BF3B54">
        <w:rPr>
          <w:sz w:val="30"/>
          <w:szCs w:val="30"/>
        </w:rPr>
        <w:lastRenderedPageBreak/>
        <w:t xml:space="preserve">размещения), и размещает указанные сведения на официальном сайте Банка России в информационно-телекоммуникационной сети «Интернет». Право на осуществление деятельности по обмену цифровой валюты, (деятельности цифрового депозитария, деятельности оператора информационной системы, в которой осуществляется выпуск цифровых финансовых активов) возникает у заявителя со дня внесения Банком России указанных сведений в реестр организаций, осуществляющих обмен цифровой валюты (реестр цифровых депозитариев, реестр операторов размещения). </w:t>
      </w:r>
    </w:p>
    <w:p w14:paraId="5FC1D88F" w14:textId="77777777" w:rsidR="004D3BC7" w:rsidRPr="00BF3B54" w:rsidRDefault="004D3BC7" w:rsidP="00C81440">
      <w:pPr>
        <w:pStyle w:val="ConsPlusNormal"/>
        <w:spacing w:line="276" w:lineRule="auto"/>
        <w:ind w:firstLine="709"/>
        <w:jc w:val="both"/>
        <w:rPr>
          <w:sz w:val="30"/>
          <w:szCs w:val="30"/>
        </w:rPr>
      </w:pPr>
      <w:r w:rsidRPr="00BF3B54">
        <w:rPr>
          <w:sz w:val="30"/>
          <w:szCs w:val="30"/>
        </w:rPr>
        <w:t>7. Основания принятия Банком России решения об отказе во внесении сведений о юридическом лице в реестр организаций, осуществляющих обмен цифровой валюты, реестр цифровых депозитариев, реестр операторов размещения, устанавливаются нормативным актом Банка России.</w:t>
      </w:r>
    </w:p>
    <w:p w14:paraId="2A9DC602" w14:textId="77777777" w:rsidR="004D3BC7" w:rsidRPr="00BF3B54" w:rsidRDefault="004D3BC7" w:rsidP="00C81440">
      <w:pPr>
        <w:pStyle w:val="ConsPlusNormal"/>
        <w:spacing w:line="276" w:lineRule="auto"/>
        <w:ind w:firstLine="709"/>
        <w:jc w:val="both"/>
        <w:rPr>
          <w:sz w:val="30"/>
          <w:szCs w:val="30"/>
        </w:rPr>
      </w:pPr>
    </w:p>
    <w:p w14:paraId="01C20F53" w14:textId="77777777" w:rsidR="004D3BC7" w:rsidRPr="00BF3B54" w:rsidRDefault="004D3BC7" w:rsidP="00C81440">
      <w:pPr>
        <w:pStyle w:val="3"/>
        <w:spacing w:line="276" w:lineRule="auto"/>
        <w:ind w:firstLine="709"/>
        <w:contextualSpacing/>
        <w:jc w:val="both"/>
        <w:rPr>
          <w:b/>
          <w:bCs/>
          <w:color w:val="000000" w:themeColor="text1"/>
          <w:sz w:val="30"/>
          <w:szCs w:val="30"/>
        </w:rPr>
      </w:pPr>
      <w:bookmarkStart w:id="198" w:name="_Toc217059390"/>
      <w:r w:rsidRPr="00BF3B54">
        <w:rPr>
          <w:b/>
          <w:bCs/>
          <w:color w:val="000000" w:themeColor="text1"/>
          <w:sz w:val="30"/>
          <w:szCs w:val="30"/>
        </w:rPr>
        <w:t>Статья 46. Прекращение права на осуществление деятельности по обмену цифровой валюты, деятельности цифрового депозитария, деятельности оператора информационной системы, в которой осуществляется выпуск цифровых финансовых активов</w:t>
      </w:r>
      <w:bookmarkEnd w:id="198"/>
    </w:p>
    <w:p w14:paraId="0CD29967" w14:textId="77777777" w:rsidR="004D3BC7" w:rsidRPr="00BF3B54" w:rsidRDefault="004D3BC7" w:rsidP="00C81440">
      <w:pPr>
        <w:pStyle w:val="ConsPlusNormal"/>
        <w:spacing w:line="276" w:lineRule="auto"/>
        <w:ind w:firstLine="709"/>
        <w:jc w:val="both"/>
        <w:rPr>
          <w:sz w:val="30"/>
          <w:szCs w:val="30"/>
        </w:rPr>
      </w:pPr>
      <w:r w:rsidRPr="00BF3B54">
        <w:rPr>
          <w:sz w:val="30"/>
          <w:szCs w:val="30"/>
        </w:rPr>
        <w:t>1. Банк России вправе принять решение об исключении сведений о наличии у юридического лица права на осуществление деятельности по обмену цифровой валюты  из реестра организаций, осуществляющих обмен цифровой валюты (далее - решение об исключении сведений о юридическом лице из реестра организаций, осуществляющих обмен цифровой валюты), решение об исключении сведений о наличии у юридического лица права на осуществление деятельности цифрового депозитария из реестра цифровых депозитариев (далее -решение об исключении сведений  о юридическом лице из реестра цифровых депозитариев), решение об исключении сведений о наличии у юридического лица права на осуществление деятельности оператора размещения, из реестра операторов размещения (далее – решение об исключении сведений о юридическом лице из реестра операторов размещения) при наличии хотя бы одного из следующих оснований:</w:t>
      </w:r>
    </w:p>
    <w:p w14:paraId="0653CB62" w14:textId="77777777" w:rsidR="004D3BC7" w:rsidRPr="00BF3B54" w:rsidRDefault="004D3BC7" w:rsidP="00C81440">
      <w:pPr>
        <w:pStyle w:val="ConsPlusNormal"/>
        <w:spacing w:line="276" w:lineRule="auto"/>
        <w:ind w:firstLine="709"/>
        <w:jc w:val="both"/>
        <w:rPr>
          <w:sz w:val="30"/>
          <w:szCs w:val="30"/>
        </w:rPr>
      </w:pPr>
      <w:r w:rsidRPr="00BF3B54">
        <w:rPr>
          <w:sz w:val="30"/>
          <w:szCs w:val="30"/>
        </w:rPr>
        <w:t>1) заявление организации, осуществляющей обмен цифровой валюты (цифрового депозитария, оператора размещения), о прекращении осуществления деятельности соответственно по обмену цифровой валюты (деятельности цифрового депозитария, деятельности оператора размещения);</w:t>
      </w:r>
    </w:p>
    <w:p w14:paraId="57AE133B" w14:textId="77777777" w:rsidR="004D3BC7" w:rsidRPr="00BF3B54" w:rsidRDefault="004D3BC7" w:rsidP="00C81440">
      <w:pPr>
        <w:pStyle w:val="ConsPlusNormal"/>
        <w:spacing w:line="276" w:lineRule="auto"/>
        <w:ind w:firstLine="709"/>
        <w:jc w:val="both"/>
        <w:rPr>
          <w:sz w:val="30"/>
          <w:szCs w:val="30"/>
        </w:rPr>
      </w:pPr>
      <w:r w:rsidRPr="00BF3B54">
        <w:rPr>
          <w:sz w:val="30"/>
          <w:szCs w:val="30"/>
        </w:rPr>
        <w:lastRenderedPageBreak/>
        <w:t>2) неоднократное нарушение в течение одного года организацией, осуществляющей обмен цифровой валюты, цифровым депозитарием, оператором размещения, требований настоящего Федерального закона, иных Федеральных законов, и (или) принятых в соответствии с ним нормативных актов Банка России;</w:t>
      </w:r>
    </w:p>
    <w:p w14:paraId="4C24A88F"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3) неоднократное в течение одного года неисполнение организацией, осуществляющей обмен цифровой валюты, цифровым депозитарием, оператором </w:t>
      </w:r>
      <w:proofErr w:type="spellStart"/>
      <w:r w:rsidRPr="00BF3B54">
        <w:rPr>
          <w:sz w:val="30"/>
          <w:szCs w:val="30"/>
        </w:rPr>
        <w:t>размещенияпредписаний</w:t>
      </w:r>
      <w:proofErr w:type="spellEnd"/>
      <w:r w:rsidRPr="00BF3B54">
        <w:rPr>
          <w:sz w:val="30"/>
          <w:szCs w:val="30"/>
        </w:rPr>
        <w:t xml:space="preserve"> Банка России об устранении нарушений требований настоящего Федерального закона и (или) принятых в соответствии с ним нормативных актов Банка России организацией, осуществляющей обмен цифровой валюты, цифровым депозитарием, оператором размещения;</w:t>
      </w:r>
    </w:p>
    <w:p w14:paraId="35635F00"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4) неоднократное в течение года неисполнение в установленный Банком России срок предписаний Банка России, направленных в соответствии с частью 7 статьи 40, </w:t>
      </w:r>
      <w:r w:rsidRPr="00BF3B54">
        <w:rPr>
          <w:sz w:val="30"/>
          <w:szCs w:val="30"/>
        </w:rPr>
        <w:br/>
        <w:t>частями 3 - 5 статьи 40 настоящего Федерального закона;</w:t>
      </w:r>
    </w:p>
    <w:p w14:paraId="40404FCD" w14:textId="77777777" w:rsidR="004D3BC7" w:rsidRPr="00BF3B54" w:rsidRDefault="004D3BC7" w:rsidP="00C81440">
      <w:pPr>
        <w:pStyle w:val="ConsPlusNormal"/>
        <w:spacing w:line="276" w:lineRule="auto"/>
        <w:ind w:firstLine="709"/>
        <w:jc w:val="both"/>
        <w:rPr>
          <w:sz w:val="30"/>
          <w:szCs w:val="30"/>
        </w:rPr>
      </w:pPr>
      <w:r w:rsidRPr="00BF3B54">
        <w:rPr>
          <w:sz w:val="30"/>
          <w:szCs w:val="30"/>
        </w:rPr>
        <w:t>5) неоднократное в течение одного года нарушения организацией, осуществляющей обмен цифровой валюты, цифровым депозитарием, оператором размещения более чем на 15 рабочих дней сроков представления отчетов, предусмотренных федеральными законами и принятыми в соответствии с ними нормативными актами, при осуществлении деятельности указанными организациями;</w:t>
      </w:r>
    </w:p>
    <w:p w14:paraId="7E424C47" w14:textId="77777777" w:rsidR="004D3BC7" w:rsidRPr="00BF3B54" w:rsidRDefault="004D3BC7" w:rsidP="00C81440">
      <w:pPr>
        <w:pStyle w:val="ConsPlusNormal"/>
        <w:spacing w:line="276" w:lineRule="auto"/>
        <w:ind w:firstLine="709"/>
        <w:jc w:val="both"/>
        <w:rPr>
          <w:sz w:val="30"/>
          <w:szCs w:val="30"/>
        </w:rPr>
      </w:pPr>
      <w:r w:rsidRPr="00BF3B54">
        <w:rPr>
          <w:sz w:val="30"/>
          <w:szCs w:val="30"/>
        </w:rPr>
        <w:t>6) в случае неоднократного в течение одного года нарушения цифровым депозитарием требований к раскрытию (предоставлению) информации и документов, предусмотренных федеральными законами и принятыми в соответствии с ними нормативными актами, при осуществлении деятельности цифрового депозитария;</w:t>
      </w:r>
    </w:p>
    <w:p w14:paraId="507533B5" w14:textId="77777777" w:rsidR="004D3BC7" w:rsidRPr="00BF3B54" w:rsidRDefault="004D3BC7" w:rsidP="00C81440">
      <w:pPr>
        <w:pStyle w:val="ConsPlusNormal"/>
        <w:spacing w:line="276" w:lineRule="auto"/>
        <w:ind w:firstLine="709"/>
        <w:jc w:val="both"/>
        <w:rPr>
          <w:sz w:val="30"/>
          <w:szCs w:val="30"/>
        </w:rPr>
      </w:pPr>
      <w:r w:rsidRPr="00BF3B54">
        <w:rPr>
          <w:sz w:val="30"/>
          <w:szCs w:val="30"/>
        </w:rPr>
        <w:t>7) неоднократное в течение одного года нарушение требований, установленных статьей 6, статьей 7 (за исключением пункта 3), статьями 7.3 и 7.5 Федерального закона от 7 августа 2001 года № 115-ФЗ «О противодействии легализации (отмыванию) доходов, полученных преступным путем, и финансированию терроризма»;</w:t>
      </w:r>
    </w:p>
    <w:p w14:paraId="3B4D8098"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8) неоднократное в течение одного года неисполнение специальных экономических мер, предусмотренных статьей 3.1 Федерального закона от 30 декабря 2006 года № 281-ФЗ «О специальных экономических мерах и </w:t>
      </w:r>
      <w:r w:rsidRPr="00BF3B54">
        <w:rPr>
          <w:sz w:val="30"/>
          <w:szCs w:val="30"/>
        </w:rPr>
        <w:lastRenderedPageBreak/>
        <w:t>принудительных мерах», и (или) неоднократное в течение года нарушение требований нормативных актов Банка России, изданных в соответствии с указанным Федеральным законом;</w:t>
      </w:r>
    </w:p>
    <w:p w14:paraId="274B18E4" w14:textId="77777777" w:rsidR="004D3BC7" w:rsidRPr="00BF3B54" w:rsidRDefault="004D3BC7" w:rsidP="00C81440">
      <w:pPr>
        <w:pStyle w:val="ConsPlusNormal"/>
        <w:spacing w:line="276" w:lineRule="auto"/>
        <w:ind w:firstLine="709"/>
        <w:jc w:val="both"/>
        <w:rPr>
          <w:sz w:val="30"/>
          <w:szCs w:val="30"/>
        </w:rPr>
      </w:pPr>
      <w:r w:rsidRPr="00BF3B54">
        <w:rPr>
          <w:sz w:val="30"/>
          <w:szCs w:val="30"/>
        </w:rPr>
        <w:t>9) неоднократное нарушение в течение одного года цифровым депозитарием, организацией, осуществляющей обмен цифровой валюты, требований Федерального закона от 27.07.2010 № 224-ФЗ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и принятых в соответствии с ним нормативных правовых актов.</w:t>
      </w:r>
    </w:p>
    <w:p w14:paraId="0706BC39" w14:textId="77777777" w:rsidR="004D3BC7" w:rsidRPr="00BF3B54" w:rsidRDefault="004D3BC7" w:rsidP="00C81440">
      <w:pPr>
        <w:pStyle w:val="ConsPlusNormal"/>
        <w:spacing w:line="276" w:lineRule="auto"/>
        <w:ind w:firstLine="709"/>
        <w:jc w:val="both"/>
        <w:rPr>
          <w:sz w:val="30"/>
          <w:szCs w:val="30"/>
        </w:rPr>
      </w:pPr>
      <w:r w:rsidRPr="00BF3B54">
        <w:rPr>
          <w:sz w:val="30"/>
          <w:szCs w:val="30"/>
        </w:rPr>
        <w:t>2. Банк России обязан принять решение, предусмотренное частью 1 настоящей статьи в следующих случаях:</w:t>
      </w:r>
    </w:p>
    <w:p w14:paraId="286F7E92" w14:textId="77777777" w:rsidR="004D3BC7" w:rsidRPr="00BF3B54" w:rsidRDefault="004D3BC7" w:rsidP="00C81440">
      <w:pPr>
        <w:pStyle w:val="ConsPlusNormal"/>
        <w:spacing w:line="276" w:lineRule="auto"/>
        <w:ind w:firstLine="709"/>
        <w:jc w:val="both"/>
        <w:rPr>
          <w:sz w:val="30"/>
          <w:szCs w:val="30"/>
        </w:rPr>
      </w:pPr>
      <w:r w:rsidRPr="00BF3B54">
        <w:rPr>
          <w:sz w:val="30"/>
          <w:szCs w:val="30"/>
        </w:rPr>
        <w:t>1) принятие судом решения о признании организации, осуществляющей обмен цифровой валюты, цифрового депозитария, оператора размещения банкротом;</w:t>
      </w:r>
    </w:p>
    <w:p w14:paraId="585772CA"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2) отзыв (аннулирование) лицензии на осуществление банковских операций, а также аннулировании лицензии </w:t>
      </w:r>
      <w:proofErr w:type="spellStart"/>
      <w:r w:rsidRPr="00BF3B54">
        <w:rPr>
          <w:sz w:val="30"/>
          <w:szCs w:val="30"/>
        </w:rPr>
        <w:t>некредитной</w:t>
      </w:r>
      <w:proofErr w:type="spellEnd"/>
      <w:r w:rsidRPr="00BF3B54">
        <w:rPr>
          <w:sz w:val="30"/>
          <w:szCs w:val="30"/>
        </w:rPr>
        <w:t xml:space="preserve"> финансовой организации, исключение сведений о </w:t>
      </w:r>
      <w:proofErr w:type="spellStart"/>
      <w:r w:rsidRPr="00BF3B54">
        <w:rPr>
          <w:sz w:val="30"/>
          <w:szCs w:val="30"/>
        </w:rPr>
        <w:t>некредитной</w:t>
      </w:r>
      <w:proofErr w:type="spellEnd"/>
      <w:r w:rsidRPr="00BF3B54">
        <w:rPr>
          <w:sz w:val="30"/>
          <w:szCs w:val="30"/>
        </w:rPr>
        <w:t xml:space="preserve"> финансовой организации из соответствующего реестра </w:t>
      </w:r>
      <w:proofErr w:type="spellStart"/>
      <w:r w:rsidRPr="00BF3B54">
        <w:rPr>
          <w:sz w:val="30"/>
          <w:szCs w:val="30"/>
        </w:rPr>
        <w:t>некредитных</w:t>
      </w:r>
      <w:proofErr w:type="spellEnd"/>
      <w:r w:rsidRPr="00BF3B54">
        <w:rPr>
          <w:sz w:val="30"/>
          <w:szCs w:val="30"/>
        </w:rPr>
        <w:t xml:space="preserve"> финансовых организаций, за нарушения законодательства Российской Федерации у организации, совмещающей свою деятельность с деятельностью организации, осуществляющей обмен цифровой валюты, цифрового депозитария, оператора размещения;</w:t>
      </w:r>
    </w:p>
    <w:p w14:paraId="2DDBA1BA" w14:textId="77777777" w:rsidR="004D3BC7" w:rsidRPr="00BF3B54" w:rsidRDefault="004D3BC7" w:rsidP="00C81440">
      <w:pPr>
        <w:pStyle w:val="ConsPlusNormal"/>
        <w:spacing w:line="276" w:lineRule="auto"/>
        <w:ind w:firstLine="709"/>
        <w:jc w:val="both"/>
        <w:rPr>
          <w:sz w:val="30"/>
          <w:szCs w:val="30"/>
        </w:rPr>
      </w:pPr>
      <w:r w:rsidRPr="00BF3B54">
        <w:rPr>
          <w:sz w:val="30"/>
          <w:szCs w:val="30"/>
        </w:rPr>
        <w:t>3) если в течение более 18 месяцев организацией, осуществляющей обмен цифровой валюты, цифровым депозитарием, оператором размещения, не осуществлялась деятельность по обмену цифровой валюты, деятельность цифрового депозитария, деятельность оператора размещения соответственно;</w:t>
      </w:r>
    </w:p>
    <w:p w14:paraId="5DD81716" w14:textId="77777777" w:rsidR="004D3BC7" w:rsidRPr="00BF3B54" w:rsidRDefault="004D3BC7" w:rsidP="00C81440">
      <w:pPr>
        <w:pStyle w:val="ConsPlusNormal"/>
        <w:spacing w:line="276" w:lineRule="auto"/>
        <w:ind w:firstLine="709"/>
        <w:jc w:val="both"/>
        <w:rPr>
          <w:sz w:val="30"/>
          <w:szCs w:val="30"/>
        </w:rPr>
      </w:pPr>
      <w:r w:rsidRPr="00BF3B54">
        <w:rPr>
          <w:sz w:val="30"/>
          <w:szCs w:val="30"/>
        </w:rPr>
        <w:t>4) внесение в единый государственный реестр юридических лиц записи о прекращении деятельности организации, осуществляющей обмен цифровой валюты, цифрового депозитария, оператора размещения в качестве юридического лица, за исключением прекращения деятельности в результате реорганизации в форме преобразования при условии, что организационно-правовая форма вновь созданного юридического лица соответствует требованиям настоящего Федерального закона.</w:t>
      </w:r>
    </w:p>
    <w:p w14:paraId="45FAA1E0" w14:textId="77777777" w:rsidR="004D3BC7" w:rsidRPr="00BF3B54" w:rsidRDefault="004D3BC7" w:rsidP="00C81440">
      <w:pPr>
        <w:pStyle w:val="ConsPlusNormal"/>
        <w:spacing w:line="276" w:lineRule="auto"/>
        <w:ind w:firstLine="709"/>
        <w:jc w:val="both"/>
        <w:rPr>
          <w:sz w:val="30"/>
          <w:szCs w:val="30"/>
        </w:rPr>
      </w:pPr>
      <w:r w:rsidRPr="00BF3B54">
        <w:rPr>
          <w:sz w:val="30"/>
          <w:szCs w:val="30"/>
        </w:rPr>
        <w:lastRenderedPageBreak/>
        <w:t xml:space="preserve">3. Решение, предусмотренное частями 1 и 2 настоящей статьи, должно содержать основание для его принятия и день прекращения права на осуществление деятельности по обмену цифровой валюты (деятельности цифрового депозитария, деятельности оператора размещения). Порядок и сроки принятия указанных решений устанавливаются Банком России </w:t>
      </w:r>
    </w:p>
    <w:p w14:paraId="3B20E405" w14:textId="77777777" w:rsidR="004D3BC7" w:rsidRPr="00BF3B54" w:rsidRDefault="004D3BC7" w:rsidP="00C81440">
      <w:pPr>
        <w:pStyle w:val="ConsPlusNormal"/>
        <w:spacing w:line="276" w:lineRule="auto"/>
        <w:ind w:firstLine="709"/>
        <w:jc w:val="both"/>
        <w:rPr>
          <w:sz w:val="30"/>
          <w:szCs w:val="30"/>
        </w:rPr>
      </w:pPr>
      <w:r w:rsidRPr="00BF3B54">
        <w:rPr>
          <w:sz w:val="30"/>
          <w:szCs w:val="30"/>
        </w:rPr>
        <w:t>4. Банк России на основании указанных в частях 1 и 2 настоящей статьи решений исключает не позднее одного рабочего дня, следующего за днем прекращения такого права (по основаниям, предусмотренным пунктами 1 - 9 части 1, пунктами 1 - 3 части 2 настоящей статьи) либо в день принятия указанного решения (по основанию, предусмотренному пунктом 4 части 2 настоящей статьи) следующие сведения:</w:t>
      </w:r>
    </w:p>
    <w:p w14:paraId="77D85EE4" w14:textId="77777777" w:rsidR="004D3BC7" w:rsidRPr="00BF3B54" w:rsidRDefault="004D3BC7" w:rsidP="00C81440">
      <w:pPr>
        <w:pStyle w:val="ConsPlusNormal"/>
        <w:spacing w:line="276" w:lineRule="auto"/>
        <w:ind w:firstLine="709"/>
        <w:jc w:val="both"/>
        <w:rPr>
          <w:sz w:val="30"/>
          <w:szCs w:val="30"/>
        </w:rPr>
      </w:pPr>
      <w:r w:rsidRPr="00BF3B54">
        <w:rPr>
          <w:sz w:val="30"/>
          <w:szCs w:val="30"/>
        </w:rPr>
        <w:t>из реестра организаций, осуществляющих обмен цифровой валюты, сведения о наличии у юридического лица права на осуществление деятельности по обмену цифровой валюты;</w:t>
      </w:r>
    </w:p>
    <w:p w14:paraId="42BD512E" w14:textId="77777777" w:rsidR="004D3BC7" w:rsidRPr="00BF3B54" w:rsidRDefault="004D3BC7" w:rsidP="00C81440">
      <w:pPr>
        <w:pStyle w:val="ConsPlusNormal"/>
        <w:spacing w:line="276" w:lineRule="auto"/>
        <w:ind w:firstLine="709"/>
        <w:jc w:val="both"/>
        <w:rPr>
          <w:sz w:val="30"/>
          <w:szCs w:val="30"/>
        </w:rPr>
      </w:pPr>
      <w:r w:rsidRPr="00BF3B54">
        <w:rPr>
          <w:sz w:val="30"/>
          <w:szCs w:val="30"/>
        </w:rPr>
        <w:t>из реестра цифровых депозитариев сведения о наличии у юридического лица права на осуществление деятельности цифрового депозитария;</w:t>
      </w:r>
    </w:p>
    <w:p w14:paraId="73E03164" w14:textId="77777777" w:rsidR="004D3BC7" w:rsidRPr="00BF3B54" w:rsidRDefault="004D3BC7" w:rsidP="00C81440">
      <w:pPr>
        <w:pStyle w:val="ConsPlusNormal"/>
        <w:spacing w:line="276" w:lineRule="auto"/>
        <w:ind w:firstLine="709"/>
        <w:jc w:val="both"/>
        <w:rPr>
          <w:sz w:val="30"/>
          <w:szCs w:val="30"/>
        </w:rPr>
      </w:pPr>
      <w:r w:rsidRPr="00BF3B54">
        <w:rPr>
          <w:sz w:val="30"/>
          <w:szCs w:val="30"/>
        </w:rPr>
        <w:t>из реестра операторов размещения, сведения о наличии у юридического лица права на осуществление деятельности оператора размещения.</w:t>
      </w:r>
    </w:p>
    <w:p w14:paraId="7AD3C7CE" w14:textId="77777777" w:rsidR="004D3BC7" w:rsidRPr="00BF3B54" w:rsidRDefault="004D3BC7" w:rsidP="00C81440">
      <w:pPr>
        <w:pStyle w:val="ConsPlusNormal"/>
        <w:spacing w:line="276" w:lineRule="auto"/>
        <w:ind w:firstLine="709"/>
        <w:jc w:val="both"/>
        <w:rPr>
          <w:sz w:val="30"/>
          <w:szCs w:val="30"/>
        </w:rPr>
      </w:pPr>
      <w:r w:rsidRPr="00BF3B54">
        <w:rPr>
          <w:sz w:val="30"/>
          <w:szCs w:val="30"/>
        </w:rPr>
        <w:t>5. Банк России размещает информацию о принятом им решении, указанном в частях 1 и 2 настоящей статьи, включая основания принятия такого решения и день прекращения права на осуществление деятельности по обмену цифровой валюты (деятельности цифрового депозитария, деятельности оператора размещения), на официальном сайте Банка России в информационно-телекоммуникационной сети «Интернет», в том числе в личном кабинете юридического лица, в отношении которого принято указанное решение, не позднее дня прекращения права на осуществление указанной деятельности (по основаниям, предусмотренным пунктами 1 - 9 части 1, пунктами 1 - 3 части 2 настоящей статьи) либо не позднее одного рабочего дня, следующего за днем принятия указанного решения (по основанию, предусмотренному пунктом 4 части 2 настоящей статьи).</w:t>
      </w:r>
    </w:p>
    <w:p w14:paraId="29A51B0E"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6. Время размещения Банком России информации о принятом решении, указанном в частях 1 - 2 настоящей статьи, (по основаниям, предусмотренным пунктами 1 - 9 части 1, пунктами 1 - 3 части 2 настоящей </w:t>
      </w:r>
      <w:r w:rsidRPr="00BF3B54">
        <w:rPr>
          <w:sz w:val="30"/>
          <w:szCs w:val="30"/>
        </w:rPr>
        <w:lastRenderedPageBreak/>
        <w:t>статьи) на официальном сайте Банка России в информационно-телекоммуникационной сети «Интернет» является временем прекращения у лица права на осуществление деятельности по обмену цифровой валюты.</w:t>
      </w:r>
    </w:p>
    <w:p w14:paraId="3E0BAD3F"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7. Юридическое лицо не вправе осуществлять деятельность по обмену цифровых валют, деятельность цифрового депозитария, деятельность оператора информационной размещения, со времени и дня прекращения такого права (по основаниям, предусмотренным пунктами 1 - 9 части 1, пунктами 1 - 3 части 2 настоящей статьи), со дня прекращения такого права (по основанию, предусмотренному пунктом 4 части 2 настоящей статьи), за исключением случаев, предусмотренных федеральными законами, </w:t>
      </w:r>
    </w:p>
    <w:p w14:paraId="61021676" w14:textId="77777777" w:rsidR="004D3BC7" w:rsidRPr="00BF3B54" w:rsidRDefault="004D3BC7" w:rsidP="00C81440">
      <w:pPr>
        <w:pStyle w:val="ConsPlusNormal"/>
        <w:spacing w:line="276" w:lineRule="auto"/>
        <w:ind w:firstLine="709"/>
        <w:jc w:val="both"/>
        <w:rPr>
          <w:sz w:val="30"/>
          <w:szCs w:val="30"/>
        </w:rPr>
      </w:pPr>
      <w:r w:rsidRPr="00BF3B54">
        <w:rPr>
          <w:sz w:val="30"/>
          <w:szCs w:val="30"/>
        </w:rPr>
        <w:t>8. Юридическое лицо, в отношении которого принято решение, предусмотренное частью 1 и пунктами 1-3 части 2 настоящей статьи обязано в срок, установленный указанным решением, прекратить обязательства, связанные с осуществлением деятельности по обмену цифровых валют, деятельности цифрового депозитария, деятельности оператора размещения. Банк России вправе определить в нормативном акте требования, с соблюдением которых прекращаются обязательства по договорам об учете цифровой валюты и (или) цифровых прав</w:t>
      </w:r>
      <w:r w:rsidRPr="00BF3B54" w:rsidDel="002F6274">
        <w:rPr>
          <w:sz w:val="30"/>
          <w:szCs w:val="30"/>
        </w:rPr>
        <w:t xml:space="preserve"> </w:t>
      </w:r>
      <w:r w:rsidRPr="00BF3B54">
        <w:rPr>
          <w:sz w:val="30"/>
          <w:szCs w:val="30"/>
        </w:rPr>
        <w:t xml:space="preserve"> и договорам о предоставлении доступа к адрес-идентификатору юридическим лицом, в отношении которого Банком России принято решение об исключении сведений о таком юридическом лице из реестра цифровых депозитариев, и требования к осуществлению деятельности цифровых депозитариев и оператора размещения при прекращении обязательств по договорам об учете цифровой валюты и (или) цифровых прав.</w:t>
      </w:r>
    </w:p>
    <w:p w14:paraId="28249F22"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9. О прекращении обязательств, предусмотренных частью 8 настоящей статьи, организация, в отношении которой было принято решение, предусмотренное частью 1 и пунктами 1-3 части 2 настоящей статьи, представляет в Банк России отчеты в порядке, форме и сроки, которые установлены Банком России. В случае неисполнения организацией обязанностей, предусмотренных частью 8 настоящей статьи, Банк России вправе предъявить в суд требование о ликвидации указанной организации. </w:t>
      </w:r>
    </w:p>
    <w:p w14:paraId="1FF9B545"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10. Положение частей 8 - 9 настоящей статьи не распространяются на случаи, когда обязательства, связанные с осуществлением деятельности по обмену цифровой валюты, деятельности цифрового депозитария, деятельности оператора размещения (в том числе по возврату имущества </w:t>
      </w:r>
      <w:r w:rsidRPr="00BF3B54">
        <w:rPr>
          <w:sz w:val="30"/>
          <w:szCs w:val="30"/>
        </w:rPr>
        <w:lastRenderedPageBreak/>
        <w:t>клиентам), подлежат прекращению в рамках процедур, предусмотренных параграфами 4 и 4.1 главы IX Федерального закона от 26 октября 2002 года № 127-ФЗ «О несостоятельности (банкротстве)».</w:t>
      </w:r>
    </w:p>
    <w:p w14:paraId="49ABCA58"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11. К заявлению организации, осуществляющей обмен цифровой валюты (деятельность цифрового депозитария, деятельность оператора размещения), о прекращении осуществления деятельности по обмену цифровой валюты (деятельности цифрового депозитария, деятельности оператора размещения), указанному в пункте 1 части 1 настоящей статьи, должны быть приложены документы, подтверждающие отсутствие неисполненных организацией, осуществляющей обмен цифровой валюты обязательств, возникших из договоров об обмене цифровой валюты, цифровым депозитарием обязательств по договорам, заключенным при осуществлении деятельности цифрового депозитария, оператором размещения, по договорам, заключенным при осуществлении деятельности оператора размещения. </w:t>
      </w:r>
    </w:p>
    <w:p w14:paraId="5E7E673C"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12. Банк России принимает решение об отказе в исключении: сведений о юридическом лице из реестра организаций, осуществляющих обмен цифровой валюты, сведений о юридическом лице из реестра цифровых депозитариев, сведений о юридическом лице из реестра операторов размещения, по основанию, предусмотренному пунктом 1 части 1 настоящей статьи, в случае: </w:t>
      </w:r>
    </w:p>
    <w:p w14:paraId="324B5DC3"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1) наличия одного из оснований, предусмотренных пунктами 2 - 9 части 1, пунктами 1 - 3 части 2 настоящей статьи; </w:t>
      </w:r>
    </w:p>
    <w:p w14:paraId="1058CA13"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2) наличия у организации, осуществляющей обмен цифровой валюты, цифрового депозитария, оператора размещения, неисполненных обязательств по договорам, указанным в части 8 настоящей статьи; </w:t>
      </w:r>
    </w:p>
    <w:p w14:paraId="394CF246" w14:textId="77777777" w:rsidR="004D3BC7" w:rsidRPr="00BF3B54" w:rsidRDefault="004D3BC7" w:rsidP="00C81440">
      <w:pPr>
        <w:pStyle w:val="ConsPlusNormal"/>
        <w:spacing w:line="276" w:lineRule="auto"/>
        <w:ind w:firstLine="709"/>
        <w:jc w:val="both"/>
        <w:rPr>
          <w:sz w:val="30"/>
          <w:szCs w:val="30"/>
        </w:rPr>
      </w:pPr>
      <w:r w:rsidRPr="00BF3B54">
        <w:rPr>
          <w:sz w:val="30"/>
          <w:szCs w:val="30"/>
        </w:rPr>
        <w:t>3) непредставления документов, подтверждающих отсутствие у организации, осуществляющей обмен цифровой валюты, цифрового депозитария, оператора размещения неисполненных обязательств по договорам, указанным в части 8 настоящей статьи;</w:t>
      </w:r>
    </w:p>
    <w:p w14:paraId="57F74A2F"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4) представление организацией заявления, предусмотренного пунктом 1 части 1 настоящей статьи, в период проведения Банком России проверки ее деятельности. </w:t>
      </w:r>
    </w:p>
    <w:p w14:paraId="44E5D659" w14:textId="77777777" w:rsidR="004D3BC7" w:rsidRPr="00BF3B54" w:rsidRDefault="004D3BC7" w:rsidP="00C81440">
      <w:pPr>
        <w:pStyle w:val="ConsPlusNormal"/>
        <w:spacing w:line="276" w:lineRule="auto"/>
        <w:ind w:firstLine="709"/>
        <w:jc w:val="both"/>
        <w:rPr>
          <w:sz w:val="30"/>
          <w:szCs w:val="30"/>
        </w:rPr>
      </w:pPr>
      <w:r w:rsidRPr="00BF3B54">
        <w:rPr>
          <w:sz w:val="30"/>
          <w:szCs w:val="30"/>
        </w:rPr>
        <w:t xml:space="preserve">13. Решение об исключении сведений о юридическом лице из реестра организации, осуществляющей обмен цифровой валюты может быть </w:t>
      </w:r>
      <w:r w:rsidRPr="00BF3B54">
        <w:rPr>
          <w:sz w:val="30"/>
          <w:szCs w:val="30"/>
        </w:rPr>
        <w:lastRenderedPageBreak/>
        <w:t xml:space="preserve">обжаловано в судебном порядке. </w:t>
      </w:r>
    </w:p>
    <w:p w14:paraId="405CF60A" w14:textId="77777777" w:rsidR="004D3BC7" w:rsidRPr="00BF3B54" w:rsidRDefault="004D3BC7" w:rsidP="00C81440">
      <w:pPr>
        <w:pStyle w:val="ConsPlusNormal"/>
        <w:spacing w:line="276" w:lineRule="auto"/>
        <w:ind w:firstLine="709"/>
        <w:jc w:val="both"/>
        <w:rPr>
          <w:sz w:val="30"/>
          <w:szCs w:val="30"/>
        </w:rPr>
      </w:pPr>
      <w:r w:rsidRPr="00BF3B54">
        <w:rPr>
          <w:sz w:val="30"/>
          <w:szCs w:val="30"/>
        </w:rPr>
        <w:t>14. Юридическое лицо, образованное в результате реорганизации организации, осуществляющей обмен цифровой валюты, цифрового депозитария, оператора размещения в форме преобразования (при соблюдении организационно-правовой формы, установленных настоящим Федеральным законом для указанных лиц) и намеревающееся осуществлять деятельность по обмену цифровой валюты, цифрового депозитария, деятельность оператора размещения, соответственно, обязаны направить в Банк России уведомление об изменении сведений об указанных организациях, содержащихся в соответствующем реестре с приложением документов, установленных Банком России. Порядок и сроки направления уведомления и прилагаемых к нему документов устанавливаются Банком России.</w:t>
      </w:r>
    </w:p>
    <w:p w14:paraId="4957B214" w14:textId="77777777" w:rsidR="004D3BC7" w:rsidRPr="00BF3B54" w:rsidRDefault="004D3BC7" w:rsidP="00C81440">
      <w:pPr>
        <w:pStyle w:val="ConsPlusNormal"/>
        <w:spacing w:line="276" w:lineRule="auto"/>
        <w:ind w:firstLine="709"/>
        <w:jc w:val="both"/>
        <w:rPr>
          <w:sz w:val="30"/>
          <w:szCs w:val="30"/>
        </w:rPr>
      </w:pPr>
      <w:r w:rsidRPr="00BF3B54">
        <w:rPr>
          <w:sz w:val="30"/>
          <w:szCs w:val="30"/>
        </w:rPr>
        <w:t>15. Юридическое лицо, сведения о котором были исключены из реестра организаций, осуществляющих обмен цифровой валюты, реестра цифровых депозитариев, реестра операторов размещения,  по одному из оснований, предусмотренных пунктами 2 - 9 части 1 настоящей статьи, вправе направить в Банк России документы для принятия решения о внесении сведений о юридическом лице в реестр организаций, осуществляющих обмен цифровой валюты, реестр цифровых депозитариев, реестр операторов размещения в соответствии со статей  46 настоящего Федерального закона по истечении двух лет со дня прекращения у такого юридического лица права на осуществление деятельности по обмену цифровой валюты, деятельности цифрового депозитария, деятельности оператора размещения.</w:t>
      </w:r>
    </w:p>
    <w:p w14:paraId="445777F1" w14:textId="77777777" w:rsidR="004D3BC7" w:rsidRPr="00BF3B54" w:rsidRDefault="004D3BC7" w:rsidP="00C81440">
      <w:pPr>
        <w:pStyle w:val="ConsPlusNormal"/>
        <w:spacing w:line="276" w:lineRule="auto"/>
        <w:ind w:firstLine="709"/>
        <w:jc w:val="both"/>
        <w:rPr>
          <w:sz w:val="30"/>
          <w:szCs w:val="30"/>
        </w:rPr>
      </w:pPr>
    </w:p>
    <w:p w14:paraId="6AA127BF" w14:textId="77777777" w:rsidR="004D3BC7" w:rsidRPr="00BF3B54" w:rsidRDefault="004D3BC7" w:rsidP="00C81440">
      <w:pPr>
        <w:pStyle w:val="3"/>
        <w:spacing w:line="276" w:lineRule="auto"/>
        <w:ind w:firstLine="709"/>
        <w:contextualSpacing/>
        <w:jc w:val="both"/>
        <w:rPr>
          <w:b/>
          <w:color w:val="000000" w:themeColor="text1"/>
          <w:sz w:val="30"/>
          <w:szCs w:val="30"/>
        </w:rPr>
      </w:pPr>
      <w:bookmarkStart w:id="199" w:name="_Toc212815065"/>
      <w:bookmarkStart w:id="200" w:name="_Toc214267368"/>
      <w:bookmarkStart w:id="201" w:name="_Toc215864234"/>
      <w:bookmarkStart w:id="202" w:name="_Toc217059391"/>
      <w:bookmarkEnd w:id="193"/>
      <w:bookmarkEnd w:id="194"/>
      <w:bookmarkEnd w:id="195"/>
      <w:bookmarkEnd w:id="196"/>
      <w:bookmarkEnd w:id="197"/>
      <w:r w:rsidRPr="00BF3B54">
        <w:rPr>
          <w:b/>
          <w:color w:val="000000" w:themeColor="text1"/>
          <w:sz w:val="30"/>
          <w:szCs w:val="30"/>
        </w:rPr>
        <w:t>Статья 47. Полномочия Банка России по надзору и регулированию</w:t>
      </w:r>
      <w:bookmarkEnd w:id="199"/>
      <w:bookmarkEnd w:id="200"/>
      <w:bookmarkEnd w:id="201"/>
      <w:bookmarkEnd w:id="202"/>
    </w:p>
    <w:p w14:paraId="437ECA5D"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Банк России при реализации полномочий по регулированию деятельности лиц, осуществляющих организацию обращения цифровых валют и цифровых прав, деятельности</w:t>
      </w:r>
      <w:r w:rsidRPr="00BF3B54">
        <w:rPr>
          <w:rFonts w:ascii="Times New Roman" w:hAnsi="Times New Roman"/>
          <w:sz w:val="30"/>
          <w:szCs w:val="30"/>
        </w:rPr>
        <w:t xml:space="preserve"> </w:t>
      </w:r>
      <w:r w:rsidRPr="00BF3B54">
        <w:rPr>
          <w:rFonts w:ascii="Times New Roman" w:hAnsi="Times New Roman" w:cs="Times New Roman"/>
          <w:sz w:val="30"/>
          <w:szCs w:val="30"/>
        </w:rPr>
        <w:t>операторов размещения, контролю и надзору за осуществлением таких видов деятельности:</w:t>
      </w:r>
    </w:p>
    <w:p w14:paraId="722634EA"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осуществляет надзор за лицами, осуществляющими организацию обращения цифровых валют и цифровых прав, лицами, осуществляющими деятельность оператора размещения;</w:t>
      </w:r>
    </w:p>
    <w:p w14:paraId="3EC8DAC3"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lastRenderedPageBreak/>
        <w:t xml:space="preserve">2) ведет в установленном им порядке реестр организаций, осуществляющих обмен цифровой валюты, реестр цифровых депозитариев, реестр операторов размещения, определяет перечень содержащихся в указанных реестрах сведений и перечень сведений об указанных организациях, подлежащих размещению на официальном сайте Банка России в информационно-телекоммуникационной сети «Интернет»; </w:t>
      </w:r>
    </w:p>
    <w:p w14:paraId="3A7D3817"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3) проводит проверки деятельности лиц, осуществляющих организацию обращения цифровых валют и цифровых прав, лиц, осуществляющих деятельность оператора размещения в установленном им порядке; </w:t>
      </w:r>
    </w:p>
    <w:p w14:paraId="70DDAE9B"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4) запрашивает у лица, осуществляющего организацию обращения цифровых валют и цифровых прав, лица, осуществляющего деятельность оператора размещения информацию и документы, связанные с осуществлением ими деятельности лиц, осуществляющих организацию обращения цифровых валют и цифровых прав; </w:t>
      </w:r>
    </w:p>
    <w:p w14:paraId="038071DD" w14:textId="77777777" w:rsidR="004D3BC7" w:rsidRPr="00BF3B54" w:rsidRDefault="004D3BC7" w:rsidP="00C81440">
      <w:pPr>
        <w:spacing w:line="276" w:lineRule="auto"/>
        <w:ind w:firstLine="709"/>
        <w:contextualSpacing/>
        <w:jc w:val="both"/>
        <w:rPr>
          <w:rFonts w:ascii="Times New Roman" w:hAnsi="Times New Roman" w:cs="Times New Roman"/>
          <w:color w:val="000000" w:themeColor="text1"/>
          <w:sz w:val="30"/>
          <w:szCs w:val="30"/>
        </w:rPr>
      </w:pPr>
      <w:r w:rsidRPr="00BF3B54">
        <w:rPr>
          <w:rFonts w:ascii="Times New Roman" w:hAnsi="Times New Roman" w:cs="Times New Roman"/>
          <w:sz w:val="30"/>
          <w:szCs w:val="30"/>
        </w:rPr>
        <w:t xml:space="preserve">5) вправе установить формы отчетности, порядок и сроки составления и представления отчетности лиц, </w:t>
      </w:r>
      <w:r w:rsidRPr="00BF3B54">
        <w:rPr>
          <w:rFonts w:ascii="Times New Roman" w:hAnsi="Times New Roman" w:cs="Times New Roman"/>
          <w:color w:val="000000" w:themeColor="text1"/>
          <w:sz w:val="30"/>
          <w:szCs w:val="30"/>
        </w:rPr>
        <w:t xml:space="preserve">осуществляющих организацию обращения цифровых валют и цифровых прав, </w:t>
      </w:r>
      <w:r w:rsidRPr="00BF3B54">
        <w:rPr>
          <w:rFonts w:ascii="Times New Roman" w:hAnsi="Times New Roman" w:cs="Times New Roman"/>
          <w:sz w:val="30"/>
          <w:szCs w:val="30"/>
        </w:rPr>
        <w:t xml:space="preserve">лиц, осуществляющих деятельность оператора размещения, </w:t>
      </w:r>
      <w:r w:rsidRPr="00BF3B54">
        <w:rPr>
          <w:rFonts w:ascii="Times New Roman" w:hAnsi="Times New Roman" w:cs="Times New Roman"/>
          <w:color w:val="000000" w:themeColor="text1"/>
          <w:sz w:val="30"/>
          <w:szCs w:val="30"/>
        </w:rPr>
        <w:t>а также иных документов (информации, сведений), предусмотренных федеральными законами.</w:t>
      </w:r>
    </w:p>
    <w:p w14:paraId="719CE102"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Обязательные требования по составлению и представлению отчетности, а также иных документов (информации, сведений), формируемых в электронной форме, размещаются Банком России на своем официальном сайте в информационно-телекоммуникационной сети «Интернет».</w:t>
      </w:r>
    </w:p>
    <w:p w14:paraId="2A70ECA2"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6) устанавливает дополнительные требования к деятельности лиц, осуществляющих организацию обращения цифровых валют и цифровых прав, лиц, осуществляющих деятельность оператора размещения;</w:t>
      </w:r>
    </w:p>
    <w:p w14:paraId="4932D3B3"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7) устанавливает дополнительные требования к порядку совершения лицами, осуществляющими организацию обращения цифровых валют и цифровых прав, лицами, осуществляющими деятельность оператора размещения, сделок (операций) с цифровыми валютами и цифровыми правами;</w:t>
      </w:r>
    </w:p>
    <w:p w14:paraId="3DF0537E"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8) вправе устанавливать требования к внутренним документам лиц, осуществляющих организацию обращения цифровых валют и цифровых </w:t>
      </w:r>
      <w:r w:rsidRPr="00BF3B54">
        <w:rPr>
          <w:rFonts w:ascii="Times New Roman" w:hAnsi="Times New Roman" w:cs="Times New Roman"/>
          <w:sz w:val="30"/>
          <w:szCs w:val="30"/>
        </w:rPr>
        <w:lastRenderedPageBreak/>
        <w:t>прав, связанным с организацией обращения цифровых валют, или разработанным во исполнение требований, установленных к лицам, осуществляющим организацию обращения цифровых валют, и (или) к их деятельности, а также к внутренним документам лиц, осуществляющих деятельность оператора размещения.</w:t>
      </w:r>
    </w:p>
    <w:p w14:paraId="47BFDDF7"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9) вправе устанавливать требования к формату, порядку и каналам передачи лицами, осуществляющими организацию обращения цифровых валют и цифровых прав, лицами, осуществляющими деятельность оператора размещения информации в Банк России, к составу такой информации, а также сроки ее передачи;</w:t>
      </w:r>
    </w:p>
    <w:p w14:paraId="26B33ABA"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 xml:space="preserve">10) вправе устанавливать обязательные для цифровых депозитариев, являющихся операторами </w:t>
      </w:r>
      <w:r w:rsidRPr="00BF3B54">
        <w:rPr>
          <w:rFonts w:ascii="Times New Roman" w:hAnsi="Times New Roman"/>
          <w:sz w:val="30"/>
          <w:szCs w:val="30"/>
        </w:rPr>
        <w:t xml:space="preserve">размещения </w:t>
      </w:r>
      <w:r w:rsidRPr="00BF3B54">
        <w:rPr>
          <w:rFonts w:ascii="Times New Roman" w:hAnsi="Times New Roman" w:cs="Times New Roman"/>
          <w:sz w:val="30"/>
          <w:szCs w:val="30"/>
        </w:rPr>
        <w:t>и организаций, осуществляющих обмен цифровой валюты, не являющимися кредитными организациями, профессиональными участниками рынка ценных бумаг, нормативы достаточности собственных средств (капитала), в том числе в зависимости от объема совершаемых операций, и иные требования, направленные на снижение рисков деятельности по организации обращения цифровых валют и цифровых прав;</w:t>
      </w:r>
    </w:p>
    <w:p w14:paraId="44E0BDEC" w14:textId="77777777" w:rsidR="004D3BC7" w:rsidRPr="00BF3B54" w:rsidRDefault="004D3BC7" w:rsidP="00C81440">
      <w:pPr>
        <w:widowControl w:val="0"/>
        <w:autoSpaceDE w:val="0"/>
        <w:autoSpaceDN w:val="0"/>
        <w:spacing w:after="0" w:line="276" w:lineRule="auto"/>
        <w:ind w:firstLine="709"/>
        <w:jc w:val="both"/>
        <w:rPr>
          <w:rFonts w:ascii="Times New Roman" w:eastAsiaTheme="minorEastAsia" w:hAnsi="Times New Roman" w:cs="Times New Roman"/>
          <w:sz w:val="30"/>
          <w:szCs w:val="30"/>
        </w:rPr>
      </w:pPr>
      <w:r w:rsidRPr="00BF3B54">
        <w:rPr>
          <w:rFonts w:ascii="Times New Roman" w:eastAsiaTheme="minorEastAsia" w:hAnsi="Times New Roman" w:cs="Times New Roman"/>
          <w:sz w:val="30"/>
          <w:szCs w:val="30"/>
        </w:rPr>
        <w:t xml:space="preserve">11) в случае выявления Банком России нарушения оператором </w:t>
      </w:r>
      <w:r w:rsidRPr="00BF3B54">
        <w:rPr>
          <w:rFonts w:ascii="Times New Roman" w:hAnsi="Times New Roman"/>
          <w:sz w:val="30"/>
          <w:szCs w:val="30"/>
        </w:rPr>
        <w:t xml:space="preserve">размещения </w:t>
      </w:r>
      <w:r w:rsidRPr="00BF3B54">
        <w:rPr>
          <w:rFonts w:ascii="Times New Roman" w:eastAsiaTheme="minorEastAsia" w:hAnsi="Times New Roman" w:cs="Times New Roman"/>
          <w:sz w:val="30"/>
          <w:szCs w:val="30"/>
        </w:rPr>
        <w:t>требований настоящего Федерального закона, принятых в соответствии с ним нормативных актов Банка России, правил оказания услуг размещения цифровых прав, прав и законных интересов его клиентов, обладателей цифровых прав (лиц, осуществляющих права по цифровым правам), или в случае наличия угрозы правам и законным интересам обладателей цифровых прав (лиц, осуществляющих права по цифровым правам), Банк России в установленном им порядке вправе:</w:t>
      </w:r>
    </w:p>
    <w:p w14:paraId="7CE2E417" w14:textId="77777777" w:rsidR="004D3BC7" w:rsidRPr="00BF3B54" w:rsidRDefault="004D3BC7" w:rsidP="00C81440">
      <w:pPr>
        <w:widowControl w:val="0"/>
        <w:autoSpaceDE w:val="0"/>
        <w:autoSpaceDN w:val="0"/>
        <w:spacing w:after="0" w:line="276" w:lineRule="auto"/>
        <w:ind w:firstLine="709"/>
        <w:jc w:val="both"/>
        <w:rPr>
          <w:rFonts w:ascii="Times New Roman" w:eastAsiaTheme="minorEastAsia" w:hAnsi="Times New Roman" w:cs="Times New Roman"/>
          <w:sz w:val="30"/>
          <w:szCs w:val="30"/>
        </w:rPr>
      </w:pPr>
      <w:r w:rsidRPr="00BF3B54">
        <w:rPr>
          <w:rFonts w:ascii="Times New Roman" w:eastAsiaTheme="minorEastAsia" w:hAnsi="Times New Roman" w:cs="Times New Roman"/>
          <w:sz w:val="30"/>
          <w:szCs w:val="30"/>
        </w:rPr>
        <w:t xml:space="preserve">11.1) обязать оператора </w:t>
      </w:r>
      <w:r w:rsidRPr="00BF3B54">
        <w:rPr>
          <w:rFonts w:ascii="Times New Roman" w:hAnsi="Times New Roman"/>
          <w:sz w:val="30"/>
          <w:szCs w:val="30"/>
        </w:rPr>
        <w:t xml:space="preserve">размещения </w:t>
      </w:r>
      <w:r w:rsidRPr="00BF3B54">
        <w:rPr>
          <w:rFonts w:ascii="Times New Roman" w:eastAsiaTheme="minorEastAsia" w:hAnsi="Times New Roman" w:cs="Times New Roman"/>
          <w:sz w:val="30"/>
          <w:szCs w:val="30"/>
        </w:rPr>
        <w:t>частично или полностью прекратить размещение цифровых прав путем запрета на внесение и (или) изменение записей о цифровых правах в информационной системе на основе распределенного реестра, организованной не в соответствии с российским правом;</w:t>
      </w:r>
    </w:p>
    <w:p w14:paraId="275552FF" w14:textId="77777777" w:rsidR="004D3BC7" w:rsidRPr="00BF3B54" w:rsidRDefault="004D3BC7" w:rsidP="00C81440">
      <w:pPr>
        <w:widowControl w:val="0"/>
        <w:autoSpaceDE w:val="0"/>
        <w:autoSpaceDN w:val="0"/>
        <w:spacing w:after="0" w:line="276" w:lineRule="auto"/>
        <w:ind w:firstLine="709"/>
        <w:jc w:val="both"/>
        <w:rPr>
          <w:rFonts w:ascii="Times New Roman" w:eastAsiaTheme="minorEastAsia" w:hAnsi="Times New Roman" w:cs="Times New Roman"/>
          <w:sz w:val="30"/>
          <w:szCs w:val="30"/>
        </w:rPr>
      </w:pPr>
      <w:r w:rsidRPr="00BF3B54">
        <w:rPr>
          <w:rFonts w:ascii="Times New Roman" w:eastAsiaTheme="minorEastAsia" w:hAnsi="Times New Roman" w:cs="Times New Roman"/>
          <w:sz w:val="30"/>
          <w:szCs w:val="30"/>
        </w:rPr>
        <w:t xml:space="preserve">11.2) обязать оператора </w:t>
      </w:r>
      <w:r w:rsidRPr="00BF3B54">
        <w:rPr>
          <w:rFonts w:ascii="Times New Roman" w:hAnsi="Times New Roman" w:cs="Times New Roman"/>
          <w:sz w:val="30"/>
          <w:szCs w:val="30"/>
        </w:rPr>
        <w:t>размещения,</w:t>
      </w:r>
      <w:r w:rsidRPr="00BF3B54">
        <w:rPr>
          <w:rFonts w:ascii="Times New Roman" w:eastAsiaTheme="minorEastAsia" w:hAnsi="Times New Roman" w:cs="Times New Roman"/>
          <w:sz w:val="30"/>
          <w:szCs w:val="30"/>
        </w:rPr>
        <w:t xml:space="preserve"> обеспечивающего в соответствии с </w:t>
      </w:r>
      <w:r w:rsidRPr="00BF3B54">
        <w:rPr>
          <w:rFonts w:ascii="Times New Roman" w:hAnsi="Times New Roman" w:cs="Times New Roman"/>
          <w:sz w:val="30"/>
          <w:szCs w:val="30"/>
        </w:rPr>
        <w:t xml:space="preserve">частью 16 </w:t>
      </w:r>
      <w:r w:rsidRPr="00BF3B54">
        <w:rPr>
          <w:rFonts w:ascii="Times New Roman" w:eastAsiaTheme="minorEastAsia" w:hAnsi="Times New Roman" w:cs="Times New Roman"/>
          <w:sz w:val="30"/>
          <w:szCs w:val="30"/>
        </w:rPr>
        <w:t>настоящей статьи заключение сделок с цифровыми правами при их размещении, полностью или частично ограничить осуществление деятельности по обеспечению заключения сделок с цифровыми правами;</w:t>
      </w:r>
    </w:p>
    <w:p w14:paraId="0F5DD83B" w14:textId="77777777" w:rsidR="004D3BC7" w:rsidRPr="00BF3B54" w:rsidRDefault="004D3BC7" w:rsidP="00C81440">
      <w:pPr>
        <w:widowControl w:val="0"/>
        <w:autoSpaceDE w:val="0"/>
        <w:autoSpaceDN w:val="0"/>
        <w:spacing w:after="0" w:line="276" w:lineRule="auto"/>
        <w:ind w:firstLine="709"/>
        <w:jc w:val="both"/>
        <w:rPr>
          <w:rFonts w:ascii="Times New Roman" w:eastAsiaTheme="minorEastAsia" w:hAnsi="Times New Roman" w:cs="Times New Roman"/>
          <w:sz w:val="30"/>
          <w:szCs w:val="30"/>
        </w:rPr>
      </w:pPr>
      <w:r w:rsidRPr="00BF3B54">
        <w:rPr>
          <w:rFonts w:ascii="Times New Roman" w:eastAsiaTheme="minorEastAsia" w:hAnsi="Times New Roman" w:cs="Times New Roman"/>
          <w:sz w:val="30"/>
          <w:szCs w:val="30"/>
        </w:rPr>
        <w:lastRenderedPageBreak/>
        <w:t xml:space="preserve">11.3) потребовать от оператора </w:t>
      </w:r>
      <w:r w:rsidRPr="00BF3B54">
        <w:rPr>
          <w:rFonts w:ascii="Times New Roman" w:hAnsi="Times New Roman" w:cs="Times New Roman"/>
          <w:sz w:val="30"/>
          <w:szCs w:val="30"/>
        </w:rPr>
        <w:t xml:space="preserve">размещения </w:t>
      </w:r>
      <w:r w:rsidRPr="00BF3B54">
        <w:rPr>
          <w:rFonts w:ascii="Times New Roman" w:eastAsiaTheme="minorEastAsia" w:hAnsi="Times New Roman" w:cs="Times New Roman"/>
          <w:sz w:val="30"/>
          <w:szCs w:val="30"/>
        </w:rPr>
        <w:t>замены лица, осуществляющего функции единоличного исполнительного органа.</w:t>
      </w:r>
    </w:p>
    <w:p w14:paraId="1E3D0FE0"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12) иные полномочия, установленные настоящим Федеральным законом.</w:t>
      </w:r>
    </w:p>
    <w:p w14:paraId="2796BFF2" w14:textId="77777777" w:rsidR="004D3BC7" w:rsidRPr="00BF3B54" w:rsidRDefault="004D3BC7" w:rsidP="00C81440">
      <w:pPr>
        <w:pStyle w:val="3"/>
        <w:spacing w:line="276" w:lineRule="auto"/>
        <w:ind w:firstLine="709"/>
        <w:contextualSpacing/>
        <w:jc w:val="both"/>
        <w:rPr>
          <w:b/>
          <w:sz w:val="30"/>
          <w:szCs w:val="30"/>
        </w:rPr>
      </w:pPr>
      <w:bookmarkStart w:id="203" w:name="_Toc211420217"/>
      <w:bookmarkStart w:id="204" w:name="_Toc211446493"/>
      <w:bookmarkStart w:id="205" w:name="_Toc212815087"/>
      <w:bookmarkStart w:id="206" w:name="_Toc214267383"/>
      <w:bookmarkStart w:id="207" w:name="_Toc215864271"/>
      <w:bookmarkStart w:id="208" w:name="_Toc216253389"/>
      <w:bookmarkStart w:id="209" w:name="_Toc217059394"/>
      <w:r w:rsidRPr="00BF3B54">
        <w:rPr>
          <w:b/>
          <w:sz w:val="30"/>
          <w:szCs w:val="30"/>
        </w:rPr>
        <w:t>Статья 49. Порядок вступления в силу настоящего Федерального закона</w:t>
      </w:r>
      <w:bookmarkEnd w:id="203"/>
      <w:bookmarkEnd w:id="204"/>
      <w:bookmarkEnd w:id="205"/>
      <w:bookmarkEnd w:id="206"/>
      <w:bookmarkEnd w:id="207"/>
      <w:bookmarkEnd w:id="208"/>
      <w:bookmarkEnd w:id="209"/>
      <w:r w:rsidRPr="00BF3B54">
        <w:rPr>
          <w:b/>
          <w:sz w:val="30"/>
          <w:szCs w:val="30"/>
        </w:rPr>
        <w:t xml:space="preserve"> </w:t>
      </w:r>
    </w:p>
    <w:p w14:paraId="5D4E69E6" w14:textId="77777777" w:rsidR="004D3BC7" w:rsidRPr="00BF3B54" w:rsidRDefault="004D3BC7" w:rsidP="00C81440">
      <w:pPr>
        <w:spacing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1. Настоящий Федеральный закон вступает в силу с 1 июля 2026 года, за исключением части 2 статьи 1 и части 1 статьи 16 настоящего Федерального закона.</w:t>
      </w:r>
    </w:p>
    <w:p w14:paraId="2441853B" w14:textId="77777777" w:rsidR="004D3BC7" w:rsidRPr="00BF3B54" w:rsidRDefault="004D3BC7" w:rsidP="00C81440">
      <w:pPr>
        <w:spacing w:after="120" w:line="276" w:lineRule="auto"/>
        <w:ind w:firstLine="709"/>
        <w:contextualSpacing/>
        <w:jc w:val="both"/>
        <w:rPr>
          <w:rFonts w:ascii="Times New Roman" w:hAnsi="Times New Roman" w:cs="Times New Roman"/>
          <w:sz w:val="30"/>
          <w:szCs w:val="30"/>
        </w:rPr>
      </w:pPr>
      <w:r w:rsidRPr="00BF3B54">
        <w:rPr>
          <w:rFonts w:ascii="Times New Roman" w:hAnsi="Times New Roman" w:cs="Times New Roman"/>
          <w:sz w:val="30"/>
          <w:szCs w:val="30"/>
        </w:rPr>
        <w:t>2. Часть 2 статьи 1 и часть 1 статьи 16 настоящего Федерального закона вступают в силу с 1 июля 2027 года.</w:t>
      </w:r>
      <w:bookmarkStart w:id="210" w:name="P464"/>
      <w:bookmarkStart w:id="211" w:name="P277"/>
      <w:bookmarkStart w:id="212" w:name="P285"/>
      <w:bookmarkStart w:id="213" w:name="P164"/>
      <w:bookmarkStart w:id="214" w:name="P172"/>
      <w:bookmarkStart w:id="215" w:name="P182"/>
      <w:bookmarkStart w:id="216" w:name="P191"/>
      <w:bookmarkStart w:id="217" w:name="P192"/>
      <w:bookmarkStart w:id="218" w:name="P193"/>
      <w:bookmarkStart w:id="219" w:name="P199"/>
      <w:bookmarkStart w:id="220" w:name="P204"/>
      <w:bookmarkStart w:id="221" w:name="P211"/>
      <w:bookmarkStart w:id="222" w:name="P212"/>
      <w:bookmarkStart w:id="223" w:name="P213"/>
      <w:bookmarkStart w:id="224" w:name="P214"/>
      <w:bookmarkStart w:id="225" w:name="P215"/>
      <w:bookmarkStart w:id="226" w:name="P216"/>
      <w:bookmarkStart w:id="227" w:name="P231"/>
      <w:bookmarkStart w:id="228" w:name="P237"/>
      <w:bookmarkStart w:id="229" w:name="P239"/>
      <w:bookmarkStart w:id="230" w:name="P3681"/>
      <w:bookmarkStart w:id="231" w:name="P3691"/>
      <w:bookmarkStart w:id="232" w:name="P3695"/>
      <w:bookmarkStart w:id="233" w:name="P3700"/>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00A0F8C3" w14:textId="77777777" w:rsidR="004D3BC7" w:rsidRPr="00BF3B54" w:rsidRDefault="004D3BC7" w:rsidP="00C81440">
      <w:pPr>
        <w:spacing w:line="276" w:lineRule="auto"/>
        <w:ind w:firstLine="709"/>
        <w:contextualSpacing/>
        <w:jc w:val="both"/>
        <w:rPr>
          <w:rFonts w:ascii="Times New Roman" w:hAnsi="Times New Roman" w:cs="Times New Roman"/>
          <w:color w:val="000000" w:themeColor="text1"/>
          <w:sz w:val="30"/>
          <w:szCs w:val="30"/>
          <w:shd w:val="clear" w:color="auto" w:fill="FFFFFF"/>
        </w:rPr>
      </w:pPr>
    </w:p>
    <w:p w14:paraId="3A73F987" w14:textId="77777777" w:rsidR="004D3BC7" w:rsidRPr="00BF3B54" w:rsidRDefault="004D3BC7" w:rsidP="00C81440">
      <w:pPr>
        <w:spacing w:line="276" w:lineRule="auto"/>
        <w:ind w:firstLine="709"/>
        <w:contextualSpacing/>
        <w:jc w:val="both"/>
        <w:rPr>
          <w:rFonts w:ascii="Times New Roman" w:hAnsi="Times New Roman"/>
          <w:sz w:val="30"/>
          <w:szCs w:val="30"/>
        </w:rPr>
      </w:pPr>
    </w:p>
    <w:p w14:paraId="0E387BBA" w14:textId="77777777" w:rsidR="004D3BC7" w:rsidRPr="00BF3B54" w:rsidRDefault="004D3BC7" w:rsidP="00C81440">
      <w:pPr>
        <w:spacing w:line="276" w:lineRule="auto"/>
        <w:rPr>
          <w:rFonts w:ascii="Times New Roman" w:hAnsi="Times New Roman" w:cs="Times New Roman"/>
          <w:b/>
          <w:sz w:val="30"/>
          <w:szCs w:val="30"/>
        </w:rPr>
      </w:pPr>
    </w:p>
    <w:p w14:paraId="27EF38AF" w14:textId="77777777" w:rsidR="00BA097D" w:rsidRPr="00BF3B54" w:rsidRDefault="00BA097D" w:rsidP="00C81440">
      <w:pPr>
        <w:spacing w:line="276" w:lineRule="auto"/>
        <w:rPr>
          <w:rFonts w:ascii="Times New Roman" w:hAnsi="Times New Roman"/>
          <w:sz w:val="30"/>
          <w:szCs w:val="30"/>
        </w:rPr>
      </w:pPr>
    </w:p>
    <w:sectPr w:rsidR="00BA097D" w:rsidRPr="00BF3B54" w:rsidSect="00BF3B54">
      <w:footerReference w:type="default" r:id="rId12"/>
      <w:footerReference w:type="first" r:id="rId13"/>
      <w:pgSz w:w="11906" w:h="16838"/>
      <w:pgMar w:top="1418" w:right="737"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8" w:author="user" w:date="2026-04-12T04:50:00Z" w:initials="u">
    <w:p w14:paraId="1CA3C5EB" w14:textId="784FDB41" w:rsidR="009C7397" w:rsidRDefault="009C7397">
      <w:pPr>
        <w:pStyle w:val="a5"/>
      </w:pPr>
      <w:r>
        <w:rPr>
          <w:rStyle w:val="a4"/>
        </w:rPr>
        <w:annotationRef/>
      </w:r>
      <w:r>
        <w:t>фактически и учета тоже</w:t>
      </w:r>
    </w:p>
  </w:comment>
  <w:comment w:id="95" w:author="user" w:date="2026-04-12T03:04:00Z" w:initials="u">
    <w:p w14:paraId="492EC516" w14:textId="77777777" w:rsidR="00853932" w:rsidRDefault="00853932">
      <w:pPr>
        <w:pStyle w:val="a5"/>
      </w:pPr>
      <w:r>
        <w:rPr>
          <w:rStyle w:val="a4"/>
        </w:rPr>
        <w:annotationRef/>
      </w:r>
      <w:r>
        <w:t>!!</w:t>
      </w:r>
    </w:p>
    <w:p w14:paraId="4D0B228D" w14:textId="77777777" w:rsidR="00853932" w:rsidRDefault="00853932">
      <w:pPr>
        <w:pStyle w:val="a5"/>
      </w:pPr>
    </w:p>
    <w:p w14:paraId="2D02F15C" w14:textId="47F93D15" w:rsidR="00853932" w:rsidRDefault="00853932">
      <w:pPr>
        <w:pStyle w:val="a5"/>
      </w:pPr>
      <w:r>
        <w:t xml:space="preserve">категория контроля… </w:t>
      </w:r>
    </w:p>
    <w:p w14:paraId="3FA9391A" w14:textId="5A00788E" w:rsidR="00C45A9F" w:rsidRDefault="00C45A9F">
      <w:pPr>
        <w:pStyle w:val="a5"/>
      </w:pPr>
    </w:p>
    <w:p w14:paraId="5F1DBED1" w14:textId="42642176" w:rsidR="00C45A9F" w:rsidRDefault="00C45A9F">
      <w:pPr>
        <w:pStyle w:val="a5"/>
      </w:pPr>
      <w:r>
        <w:t xml:space="preserve">категория отсутствие контроля информационной </w:t>
      </w:r>
      <w:proofErr w:type="spellStart"/>
      <w:r>
        <w:t>систнмы</w:t>
      </w:r>
      <w:proofErr w:type="spellEnd"/>
      <w:r>
        <w:t xml:space="preserve"> …???</w:t>
      </w:r>
    </w:p>
    <w:p w14:paraId="38C81C4F" w14:textId="77777777" w:rsidR="00853932" w:rsidRDefault="00853932">
      <w:pPr>
        <w:pStyle w:val="a5"/>
      </w:pPr>
    </w:p>
    <w:p w14:paraId="6326F1C6" w14:textId="77777777" w:rsidR="00853932" w:rsidRDefault="00853932">
      <w:pPr>
        <w:pStyle w:val="a5"/>
      </w:pPr>
      <w:r>
        <w:t xml:space="preserve">кем может </w:t>
      </w:r>
      <w:proofErr w:type="spellStart"/>
      <w:r>
        <w:t>осущетсвлятсья</w:t>
      </w:r>
      <w:proofErr w:type="spellEnd"/>
      <w:r>
        <w:t xml:space="preserve"> </w:t>
      </w:r>
    </w:p>
    <w:p w14:paraId="351C7BBC" w14:textId="77777777" w:rsidR="00853932" w:rsidRDefault="00853932">
      <w:pPr>
        <w:pStyle w:val="a5"/>
      </w:pPr>
    </w:p>
    <w:p w14:paraId="1E780D77" w14:textId="77777777" w:rsidR="00853932" w:rsidRDefault="00853932">
      <w:pPr>
        <w:pStyle w:val="a5"/>
      </w:pPr>
      <w:r>
        <w:t xml:space="preserve">в том </w:t>
      </w:r>
      <w:proofErr w:type="spellStart"/>
      <w:r>
        <w:t>чилсе</w:t>
      </w:r>
      <w:proofErr w:type="spellEnd"/>
      <w:r>
        <w:t xml:space="preserve"> в </w:t>
      </w:r>
      <w:proofErr w:type="spellStart"/>
      <w:r>
        <w:t>децентаизвоаных</w:t>
      </w:r>
      <w:proofErr w:type="spellEnd"/>
      <w:r>
        <w:t xml:space="preserve"> сетях </w:t>
      </w:r>
    </w:p>
    <w:p w14:paraId="3FDA1C73" w14:textId="77777777" w:rsidR="00853932" w:rsidRDefault="00853932">
      <w:pPr>
        <w:pStyle w:val="a5"/>
      </w:pPr>
    </w:p>
    <w:p w14:paraId="52C36E52" w14:textId="77777777" w:rsidR="00853932" w:rsidRDefault="00853932">
      <w:pPr>
        <w:pStyle w:val="a5"/>
      </w:pPr>
      <w:r>
        <w:t xml:space="preserve">разработчики </w:t>
      </w:r>
    </w:p>
    <w:p w14:paraId="038D6DC2" w14:textId="77777777" w:rsidR="00853932" w:rsidRDefault="00853932">
      <w:pPr>
        <w:pStyle w:val="a5"/>
      </w:pPr>
    </w:p>
    <w:p w14:paraId="71357770" w14:textId="77777777" w:rsidR="00853932" w:rsidRDefault="00853932">
      <w:pPr>
        <w:pStyle w:val="a5"/>
      </w:pPr>
      <w:proofErr w:type="spellStart"/>
      <w:r>
        <w:t>майнеры</w:t>
      </w:r>
      <w:proofErr w:type="spellEnd"/>
      <w:r>
        <w:t xml:space="preserve"> </w:t>
      </w:r>
    </w:p>
    <w:p w14:paraId="02C02A87" w14:textId="212C1C11" w:rsidR="00853932" w:rsidRDefault="00853932">
      <w:pPr>
        <w:pStyle w:val="a5"/>
      </w:pPr>
    </w:p>
    <w:p w14:paraId="343D734C" w14:textId="347D0127" w:rsidR="00853932" w:rsidRDefault="00853932">
      <w:pPr>
        <w:pStyle w:val="a5"/>
      </w:pPr>
    </w:p>
    <w:p w14:paraId="3AA20724" w14:textId="77777777" w:rsidR="00853932" w:rsidRDefault="00853932">
      <w:pPr>
        <w:pStyle w:val="a5"/>
      </w:pPr>
    </w:p>
    <w:p w14:paraId="1C83E685" w14:textId="2B33F163" w:rsidR="00853932" w:rsidRDefault="00853932">
      <w:pPr>
        <w:pStyle w:val="a5"/>
      </w:pPr>
    </w:p>
  </w:comment>
  <w:comment w:id="74" w:author="user" w:date="2026-04-12T04:49:00Z" w:initials="u">
    <w:p w14:paraId="2465AE16" w14:textId="77777777" w:rsidR="009C7397" w:rsidRDefault="009C7397">
      <w:pPr>
        <w:pStyle w:val="a5"/>
      </w:pPr>
      <w:r>
        <w:rPr>
          <w:rStyle w:val="a4"/>
        </w:rPr>
        <w:annotationRef/>
      </w:r>
    </w:p>
    <w:p w14:paraId="4A4D0926" w14:textId="690A26A9" w:rsidR="009C7397" w:rsidRDefault="009C7397">
      <w:pPr>
        <w:pStyle w:val="a5"/>
      </w:pPr>
      <w:r>
        <w:t xml:space="preserve">не очень </w:t>
      </w:r>
      <w:proofErr w:type="gramStart"/>
      <w:r>
        <w:t>хорошо</w:t>
      </w:r>
      <w:proofErr w:type="gramEnd"/>
      <w:r>
        <w:t xml:space="preserve"> что в терминах и определениях слишком много </w:t>
      </w:r>
      <w:proofErr w:type="spellStart"/>
      <w:r>
        <w:t>иносреды</w:t>
      </w:r>
      <w:proofErr w:type="spellEnd"/>
      <w:r>
        <w:t>…</w:t>
      </w:r>
    </w:p>
    <w:p w14:paraId="1F90D103" w14:textId="77777777" w:rsidR="009C7397" w:rsidRDefault="009C7397">
      <w:pPr>
        <w:pStyle w:val="a5"/>
      </w:pPr>
    </w:p>
    <w:p w14:paraId="3AB7FE97" w14:textId="2AA840E0" w:rsidR="009C7397" w:rsidRDefault="009C7397">
      <w:pPr>
        <w:pStyle w:val="a5"/>
      </w:pPr>
      <w:r>
        <w:t xml:space="preserve">это возможно лучше через особенности выпуска / обращения раскрыть… </w:t>
      </w:r>
    </w:p>
  </w:comment>
  <w:comment w:id="109" w:author="user" w:date="2026-04-12T03:05:00Z" w:initials="u">
    <w:p w14:paraId="27E07425" w14:textId="77777777" w:rsidR="00853932" w:rsidRDefault="00853932">
      <w:pPr>
        <w:pStyle w:val="a5"/>
      </w:pPr>
      <w:r>
        <w:rPr>
          <w:rStyle w:val="a4"/>
        </w:rPr>
        <w:annotationRef/>
      </w:r>
      <w:r>
        <w:t xml:space="preserve">допуск </w:t>
      </w:r>
      <w:proofErr w:type="spellStart"/>
      <w:r>
        <w:t>инострыннх</w:t>
      </w:r>
      <w:proofErr w:type="spellEnd"/>
      <w:r>
        <w:t xml:space="preserve"> </w:t>
      </w:r>
      <w:proofErr w:type="spellStart"/>
      <w:r>
        <w:t>криптактивво</w:t>
      </w:r>
      <w:proofErr w:type="spellEnd"/>
      <w:r>
        <w:t xml:space="preserve"> с учетом контроля</w:t>
      </w:r>
      <w:proofErr w:type="gramStart"/>
      <w:r>
        <w:t xml:space="preserve"> ….</w:t>
      </w:r>
      <w:proofErr w:type="gramEnd"/>
      <w:r>
        <w:t xml:space="preserve"> кто и как контролирует среды… </w:t>
      </w:r>
    </w:p>
    <w:p w14:paraId="3AF1545B" w14:textId="77777777" w:rsidR="00C45A9F" w:rsidRDefault="00C45A9F">
      <w:pPr>
        <w:pStyle w:val="a5"/>
      </w:pPr>
    </w:p>
    <w:p w14:paraId="74F8BEFA" w14:textId="7CE452FD" w:rsidR="00C45A9F" w:rsidRDefault="00C45A9F">
      <w:pPr>
        <w:pStyle w:val="a5"/>
      </w:pPr>
      <w:r>
        <w:t>наличие / отсутствие контроля</w:t>
      </w:r>
    </w:p>
  </w:comment>
  <w:comment w:id="113" w:author="user" w:date="2026-04-12T03:06:00Z" w:initials="u">
    <w:p w14:paraId="7DB1DF00" w14:textId="77777777" w:rsidR="00853932" w:rsidRDefault="00853932">
      <w:pPr>
        <w:pStyle w:val="a5"/>
      </w:pPr>
      <w:r>
        <w:rPr>
          <w:rStyle w:val="a4"/>
        </w:rPr>
        <w:annotationRef/>
      </w:r>
      <w:r>
        <w:t xml:space="preserve">подробнее про </w:t>
      </w:r>
      <w:proofErr w:type="spellStart"/>
      <w:r>
        <w:t>стейкинг</w:t>
      </w:r>
      <w:proofErr w:type="spellEnd"/>
      <w:r>
        <w:t xml:space="preserve">… он же как то </w:t>
      </w:r>
      <w:proofErr w:type="spellStart"/>
      <w:proofErr w:type="gramStart"/>
      <w:r>
        <w:t>регулириуется</w:t>
      </w:r>
      <w:proofErr w:type="spellEnd"/>
      <w:r>
        <w:t>….</w:t>
      </w:r>
      <w:proofErr w:type="gramEnd"/>
      <w:r>
        <w:t xml:space="preserve"> ?</w:t>
      </w:r>
    </w:p>
    <w:p w14:paraId="3FAE587F" w14:textId="77777777" w:rsidR="00897864" w:rsidRDefault="00897864">
      <w:pPr>
        <w:pStyle w:val="a5"/>
      </w:pPr>
    </w:p>
    <w:p w14:paraId="166D74EA" w14:textId="77777777" w:rsidR="00897864" w:rsidRDefault="00897864">
      <w:pPr>
        <w:pStyle w:val="a5"/>
      </w:pPr>
      <w:r>
        <w:t xml:space="preserve">ликвидный </w:t>
      </w:r>
      <w:proofErr w:type="spellStart"/>
      <w:r>
        <w:t>стейкинг</w:t>
      </w:r>
      <w:proofErr w:type="spellEnd"/>
      <w:r>
        <w:t xml:space="preserve">… </w:t>
      </w:r>
      <w:proofErr w:type="gramStart"/>
      <w:r>
        <w:t>что то</w:t>
      </w:r>
      <w:proofErr w:type="gramEnd"/>
      <w:r>
        <w:t xml:space="preserve"> </w:t>
      </w:r>
      <w:proofErr w:type="spellStart"/>
      <w:r>
        <w:t>попоадалась</w:t>
      </w:r>
      <w:proofErr w:type="spellEnd"/>
    </w:p>
    <w:p w14:paraId="0A987E0A" w14:textId="77777777" w:rsidR="00897864" w:rsidRDefault="00897864">
      <w:pPr>
        <w:pStyle w:val="a5"/>
      </w:pPr>
    </w:p>
    <w:p w14:paraId="51AD8467" w14:textId="247C993B" w:rsidR="00897864" w:rsidRDefault="00897864">
      <w:pPr>
        <w:pStyle w:val="a5"/>
      </w:pPr>
      <w:r>
        <w:t xml:space="preserve">у нас не нужно </w:t>
      </w:r>
      <w:proofErr w:type="spellStart"/>
      <w:r>
        <w:t>наврное</w:t>
      </w:r>
      <w:proofErr w:type="spellEnd"/>
      <w:r>
        <w:t xml:space="preserve">… потому что </w:t>
      </w:r>
      <w:proofErr w:type="spellStart"/>
      <w:r>
        <w:t>дефи</w:t>
      </w:r>
      <w:proofErr w:type="spellEnd"/>
      <w:r>
        <w:t xml:space="preserve"> – не область </w:t>
      </w:r>
      <w:proofErr w:type="spellStart"/>
      <w:proofErr w:type="gramStart"/>
      <w:r>
        <w:t>регулирваоиня</w:t>
      </w:r>
      <w:proofErr w:type="spellEnd"/>
      <w:r>
        <w:t>..</w:t>
      </w:r>
      <w:proofErr w:type="gramEnd"/>
    </w:p>
  </w:comment>
  <w:comment w:id="121" w:author="user" w:date="2026-04-12T04:50:00Z" w:initials="u">
    <w:p w14:paraId="2FE62F33" w14:textId="77777777" w:rsidR="0003339F" w:rsidRDefault="0003339F" w:rsidP="0003339F">
      <w:pPr>
        <w:pStyle w:val="a5"/>
      </w:pPr>
      <w:r>
        <w:rPr>
          <w:rStyle w:val="a4"/>
        </w:rPr>
        <w:annotationRef/>
      </w:r>
      <w:r>
        <w:t>фактически и учета тоже</w:t>
      </w:r>
    </w:p>
  </w:comment>
  <w:comment w:id="124" w:author="user" w:date="2026-04-12T03:04:00Z" w:initials="u">
    <w:p w14:paraId="2CAD8B86" w14:textId="77777777" w:rsidR="0003339F" w:rsidRDefault="0003339F" w:rsidP="0003339F">
      <w:pPr>
        <w:pStyle w:val="a5"/>
      </w:pPr>
      <w:r>
        <w:rPr>
          <w:rStyle w:val="a4"/>
        </w:rPr>
        <w:annotationRef/>
      </w:r>
      <w:r>
        <w:t>!!</w:t>
      </w:r>
    </w:p>
    <w:p w14:paraId="18CE5EE9" w14:textId="77777777" w:rsidR="0003339F" w:rsidRDefault="0003339F" w:rsidP="0003339F">
      <w:pPr>
        <w:pStyle w:val="a5"/>
      </w:pPr>
    </w:p>
    <w:p w14:paraId="401BD235" w14:textId="77777777" w:rsidR="0003339F" w:rsidRDefault="0003339F" w:rsidP="0003339F">
      <w:pPr>
        <w:pStyle w:val="a5"/>
      </w:pPr>
      <w:r>
        <w:t xml:space="preserve">категория контроля… </w:t>
      </w:r>
    </w:p>
    <w:p w14:paraId="065C12A0" w14:textId="77777777" w:rsidR="0003339F" w:rsidRDefault="0003339F" w:rsidP="0003339F">
      <w:pPr>
        <w:pStyle w:val="a5"/>
      </w:pPr>
    </w:p>
    <w:p w14:paraId="15432FA9" w14:textId="77777777" w:rsidR="0003339F" w:rsidRDefault="0003339F" w:rsidP="0003339F">
      <w:pPr>
        <w:pStyle w:val="a5"/>
      </w:pPr>
      <w:r>
        <w:t xml:space="preserve">категория отсутствие контроля информационной </w:t>
      </w:r>
      <w:proofErr w:type="spellStart"/>
      <w:r>
        <w:t>систнмы</w:t>
      </w:r>
      <w:proofErr w:type="spellEnd"/>
      <w:r>
        <w:t xml:space="preserve"> …???</w:t>
      </w:r>
    </w:p>
    <w:p w14:paraId="4D882E53" w14:textId="77777777" w:rsidR="0003339F" w:rsidRDefault="0003339F" w:rsidP="0003339F">
      <w:pPr>
        <w:pStyle w:val="a5"/>
      </w:pPr>
    </w:p>
    <w:p w14:paraId="7C660E60" w14:textId="77777777" w:rsidR="0003339F" w:rsidRDefault="0003339F" w:rsidP="0003339F">
      <w:pPr>
        <w:pStyle w:val="a5"/>
      </w:pPr>
      <w:r>
        <w:t xml:space="preserve">кем может </w:t>
      </w:r>
      <w:proofErr w:type="spellStart"/>
      <w:r>
        <w:t>осущетсвлятсья</w:t>
      </w:r>
      <w:proofErr w:type="spellEnd"/>
      <w:r>
        <w:t xml:space="preserve"> </w:t>
      </w:r>
    </w:p>
    <w:p w14:paraId="72426C1D" w14:textId="77777777" w:rsidR="0003339F" w:rsidRDefault="0003339F" w:rsidP="0003339F">
      <w:pPr>
        <w:pStyle w:val="a5"/>
      </w:pPr>
    </w:p>
    <w:p w14:paraId="793A7C75" w14:textId="77777777" w:rsidR="0003339F" w:rsidRDefault="0003339F" w:rsidP="0003339F">
      <w:pPr>
        <w:pStyle w:val="a5"/>
      </w:pPr>
      <w:r>
        <w:t xml:space="preserve">в том </w:t>
      </w:r>
      <w:proofErr w:type="spellStart"/>
      <w:r>
        <w:t>чилсе</w:t>
      </w:r>
      <w:proofErr w:type="spellEnd"/>
      <w:r>
        <w:t xml:space="preserve"> в </w:t>
      </w:r>
      <w:proofErr w:type="spellStart"/>
      <w:r>
        <w:t>децентаизвоаных</w:t>
      </w:r>
      <w:proofErr w:type="spellEnd"/>
      <w:r>
        <w:t xml:space="preserve"> сетях </w:t>
      </w:r>
    </w:p>
    <w:p w14:paraId="53C5924F" w14:textId="77777777" w:rsidR="0003339F" w:rsidRDefault="0003339F" w:rsidP="0003339F">
      <w:pPr>
        <w:pStyle w:val="a5"/>
      </w:pPr>
    </w:p>
    <w:p w14:paraId="5D8AB9A3" w14:textId="77777777" w:rsidR="0003339F" w:rsidRDefault="0003339F" w:rsidP="0003339F">
      <w:pPr>
        <w:pStyle w:val="a5"/>
      </w:pPr>
      <w:r>
        <w:t xml:space="preserve">разработчики </w:t>
      </w:r>
    </w:p>
    <w:p w14:paraId="2E00935C" w14:textId="77777777" w:rsidR="0003339F" w:rsidRDefault="0003339F" w:rsidP="0003339F">
      <w:pPr>
        <w:pStyle w:val="a5"/>
      </w:pPr>
    </w:p>
    <w:p w14:paraId="6721EE89" w14:textId="77777777" w:rsidR="0003339F" w:rsidRDefault="0003339F" w:rsidP="0003339F">
      <w:pPr>
        <w:pStyle w:val="a5"/>
      </w:pPr>
      <w:proofErr w:type="spellStart"/>
      <w:r>
        <w:t>майнеры</w:t>
      </w:r>
      <w:proofErr w:type="spellEnd"/>
      <w:r>
        <w:t xml:space="preserve"> </w:t>
      </w:r>
    </w:p>
    <w:p w14:paraId="1BC8EDDD" w14:textId="77777777" w:rsidR="0003339F" w:rsidRDefault="0003339F" w:rsidP="0003339F">
      <w:pPr>
        <w:pStyle w:val="a5"/>
      </w:pPr>
    </w:p>
    <w:p w14:paraId="065A06F0" w14:textId="77777777" w:rsidR="0003339F" w:rsidRDefault="0003339F" w:rsidP="0003339F">
      <w:pPr>
        <w:pStyle w:val="a5"/>
      </w:pPr>
    </w:p>
    <w:p w14:paraId="46C8DBE3" w14:textId="77777777" w:rsidR="0003339F" w:rsidRDefault="0003339F" w:rsidP="0003339F">
      <w:pPr>
        <w:pStyle w:val="a5"/>
      </w:pPr>
    </w:p>
    <w:p w14:paraId="22A85DDF" w14:textId="77777777" w:rsidR="0003339F" w:rsidRDefault="0003339F" w:rsidP="0003339F">
      <w:pPr>
        <w:pStyle w:val="a5"/>
      </w:pPr>
    </w:p>
  </w:comment>
  <w:comment w:id="119" w:author="user" w:date="2026-04-12T04:49:00Z" w:initials="u">
    <w:p w14:paraId="3025F5A6" w14:textId="77777777" w:rsidR="0003339F" w:rsidRDefault="0003339F" w:rsidP="0003339F">
      <w:pPr>
        <w:pStyle w:val="a5"/>
      </w:pPr>
      <w:r>
        <w:rPr>
          <w:rStyle w:val="a4"/>
        </w:rPr>
        <w:annotationRef/>
      </w:r>
    </w:p>
    <w:p w14:paraId="3B4DBFA4" w14:textId="77777777" w:rsidR="0003339F" w:rsidRDefault="0003339F" w:rsidP="0003339F">
      <w:pPr>
        <w:pStyle w:val="a5"/>
      </w:pPr>
      <w:r>
        <w:t xml:space="preserve">не очень </w:t>
      </w:r>
      <w:proofErr w:type="gramStart"/>
      <w:r>
        <w:t>хорошо</w:t>
      </w:r>
      <w:proofErr w:type="gramEnd"/>
      <w:r>
        <w:t xml:space="preserve"> что в терминах и определениях слишком много </w:t>
      </w:r>
      <w:proofErr w:type="spellStart"/>
      <w:r>
        <w:t>иносреды</w:t>
      </w:r>
      <w:proofErr w:type="spellEnd"/>
      <w:r>
        <w:t>…</w:t>
      </w:r>
    </w:p>
    <w:p w14:paraId="30BDC45B" w14:textId="77777777" w:rsidR="0003339F" w:rsidRDefault="0003339F" w:rsidP="0003339F">
      <w:pPr>
        <w:pStyle w:val="a5"/>
      </w:pPr>
    </w:p>
    <w:p w14:paraId="7B229F5C" w14:textId="77777777" w:rsidR="0003339F" w:rsidRDefault="0003339F" w:rsidP="0003339F">
      <w:pPr>
        <w:pStyle w:val="a5"/>
      </w:pPr>
      <w:r>
        <w:t xml:space="preserve">это возможно лучше через особенности выпуска / обращения раскрыть… </w:t>
      </w:r>
    </w:p>
  </w:comment>
  <w:comment w:id="129" w:author="user" w:date="2026-04-12T03:00:00Z" w:initials="u">
    <w:p w14:paraId="0AAD9FDB" w14:textId="6C94A3C0" w:rsidR="00853932" w:rsidRDefault="00853932">
      <w:pPr>
        <w:pStyle w:val="a5"/>
      </w:pPr>
      <w:r>
        <w:rPr>
          <w:rStyle w:val="a4"/>
        </w:rPr>
        <w:annotationRef/>
      </w:r>
      <w:r>
        <w:t xml:space="preserve">отразить </w:t>
      </w:r>
      <w:proofErr w:type="gramStart"/>
      <w:r>
        <w:t>связь</w:t>
      </w:r>
      <w:proofErr w:type="gramEnd"/>
      <w:r>
        <w:t xml:space="preserve"> когда сам </w:t>
      </w:r>
      <w:proofErr w:type="spellStart"/>
      <w:r>
        <w:t>криптактив</w:t>
      </w:r>
      <w:proofErr w:type="spellEnd"/>
      <w:r>
        <w:t xml:space="preserve"> – </w:t>
      </w:r>
      <w:proofErr w:type="spellStart"/>
      <w:r>
        <w:t>ск</w:t>
      </w:r>
      <w:proofErr w:type="spellEnd"/>
    </w:p>
    <w:p w14:paraId="4661F17E" w14:textId="77777777" w:rsidR="00853932" w:rsidRDefault="00853932">
      <w:pPr>
        <w:pStyle w:val="a5"/>
      </w:pPr>
    </w:p>
    <w:p w14:paraId="298B0615" w14:textId="1D5AFB28" w:rsidR="00853932" w:rsidRDefault="00853932">
      <w:pPr>
        <w:pStyle w:val="a5"/>
      </w:pPr>
    </w:p>
  </w:comment>
  <w:comment w:id="130" w:author="user" w:date="2026-04-12T03:01:00Z" w:initials="u">
    <w:p w14:paraId="002D46DB" w14:textId="77777777" w:rsidR="00853932" w:rsidRDefault="00853932">
      <w:pPr>
        <w:pStyle w:val="a5"/>
      </w:pPr>
      <w:r>
        <w:rPr>
          <w:rStyle w:val="a4"/>
        </w:rPr>
        <w:annotationRef/>
      </w:r>
    </w:p>
    <w:p w14:paraId="03EBF057" w14:textId="551EDFFE" w:rsidR="00853932" w:rsidRDefault="00853932">
      <w:pPr>
        <w:pStyle w:val="a5"/>
      </w:pPr>
      <w:r>
        <w:t xml:space="preserve">как показать и можно ли более явно связь </w:t>
      </w:r>
      <w:proofErr w:type="spellStart"/>
      <w:r>
        <w:t>криптактвиа</w:t>
      </w:r>
      <w:proofErr w:type="spellEnd"/>
      <w:r>
        <w:t xml:space="preserve"> и РИ…</w:t>
      </w:r>
    </w:p>
    <w:p w14:paraId="17A54A4C" w14:textId="77777777" w:rsidR="00853932" w:rsidRDefault="00853932">
      <w:pPr>
        <w:pStyle w:val="a5"/>
      </w:pPr>
    </w:p>
    <w:p w14:paraId="672DF8AE" w14:textId="0D6FDE06" w:rsidR="00853932" w:rsidRDefault="00853932">
      <w:pPr>
        <w:pStyle w:val="a5"/>
      </w:pPr>
    </w:p>
  </w:comment>
  <w:comment w:id="131" w:author="user" w:date="2026-04-12T03:01:00Z" w:initials="u">
    <w:p w14:paraId="367A3EF3" w14:textId="0E450775" w:rsidR="00853932" w:rsidRDefault="00853932">
      <w:pPr>
        <w:pStyle w:val="a5"/>
      </w:pPr>
      <w:r>
        <w:rPr>
          <w:rStyle w:val="a4"/>
        </w:rPr>
        <w:annotationRef/>
      </w:r>
      <w:r>
        <w:t xml:space="preserve">когда криптоактив перестает быть активом – становится результирующей </w:t>
      </w:r>
      <w:proofErr w:type="spellStart"/>
      <w:r>
        <w:t>информацей</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A3C5EB" w15:done="0"/>
  <w15:commentEx w15:paraId="1C83E685" w15:done="0"/>
  <w15:commentEx w15:paraId="3AB7FE97" w15:done="0"/>
  <w15:commentEx w15:paraId="74F8BEFA" w15:done="0"/>
  <w15:commentEx w15:paraId="51AD8467" w15:done="0"/>
  <w15:commentEx w15:paraId="2FE62F33" w15:done="0"/>
  <w15:commentEx w15:paraId="22A85DDF" w15:done="0"/>
  <w15:commentEx w15:paraId="7B229F5C" w15:done="0"/>
  <w15:commentEx w15:paraId="298B0615" w15:done="0"/>
  <w15:commentEx w15:paraId="672DF8AE" w15:done="0"/>
  <w15:commentEx w15:paraId="367A3E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5A327" w16cex:dateUtc="2026-04-12T01:50:00Z"/>
  <w16cex:commentExtensible w16cex:durableId="2D858A3C" w16cex:dateUtc="2026-04-12T00:04:00Z"/>
  <w16cex:commentExtensible w16cex:durableId="2D85A2DD" w16cex:dateUtc="2026-04-12T01:49:00Z"/>
  <w16cex:commentExtensible w16cex:durableId="2D858A73" w16cex:dateUtc="2026-04-12T00:05:00Z"/>
  <w16cex:commentExtensible w16cex:durableId="2D858AB2" w16cex:dateUtc="2026-04-12T00:06:00Z"/>
  <w16cex:commentExtensible w16cex:durableId="2D87B8C9" w16cex:dateUtc="2026-04-12T01:50:00Z"/>
  <w16cex:commentExtensible w16cex:durableId="2D87B8C8" w16cex:dateUtc="2026-04-12T00:04:00Z"/>
  <w16cex:commentExtensible w16cex:durableId="2D87B8C7" w16cex:dateUtc="2026-04-12T01:49:00Z"/>
  <w16cex:commentExtensible w16cex:durableId="2D858952" w16cex:dateUtc="2026-04-12T00:00:00Z"/>
  <w16cex:commentExtensible w16cex:durableId="2D858990" w16cex:dateUtc="2026-04-12T00:01:00Z"/>
  <w16cex:commentExtensible w16cex:durableId="2D858976" w16cex:dateUtc="2026-04-12T0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A3C5EB" w16cid:durableId="2D85A327"/>
  <w16cid:commentId w16cid:paraId="1C83E685" w16cid:durableId="2D858A3C"/>
  <w16cid:commentId w16cid:paraId="3AB7FE97" w16cid:durableId="2D85A2DD"/>
  <w16cid:commentId w16cid:paraId="74F8BEFA" w16cid:durableId="2D858A73"/>
  <w16cid:commentId w16cid:paraId="51AD8467" w16cid:durableId="2D858AB2"/>
  <w16cid:commentId w16cid:paraId="2FE62F33" w16cid:durableId="2D87B8C9"/>
  <w16cid:commentId w16cid:paraId="22A85DDF" w16cid:durableId="2D87B8C8"/>
  <w16cid:commentId w16cid:paraId="7B229F5C" w16cid:durableId="2D87B8C7"/>
  <w16cid:commentId w16cid:paraId="298B0615" w16cid:durableId="2D858952"/>
  <w16cid:commentId w16cid:paraId="672DF8AE" w16cid:durableId="2D858990"/>
  <w16cid:commentId w16cid:paraId="367A3EF3" w16cid:durableId="2D8589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24973" w14:textId="77777777" w:rsidR="00425DAB" w:rsidRDefault="00425DAB">
      <w:pPr>
        <w:spacing w:after="0" w:line="240" w:lineRule="auto"/>
      </w:pPr>
      <w:r>
        <w:separator/>
      </w:r>
    </w:p>
  </w:endnote>
  <w:endnote w:type="continuationSeparator" w:id="0">
    <w:p w14:paraId="21FAF1A5" w14:textId="77777777" w:rsidR="00425DAB" w:rsidRDefault="00425DAB">
      <w:pPr>
        <w:spacing w:after="0" w:line="240" w:lineRule="auto"/>
      </w:pPr>
      <w:r>
        <w:continuationSeparator/>
      </w:r>
    </w:p>
  </w:endnote>
  <w:endnote w:type="continuationNotice" w:id="1">
    <w:p w14:paraId="4BEDD1F5" w14:textId="77777777" w:rsidR="00425DAB" w:rsidRDefault="00425D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758467"/>
      <w:docPartObj>
        <w:docPartGallery w:val="Page Numbers (Bottom of Page)"/>
        <w:docPartUnique/>
      </w:docPartObj>
    </w:sdtPr>
    <w:sdtEndPr>
      <w:rPr>
        <w:rFonts w:ascii="Times New Roman" w:hAnsi="Times New Roman" w:cs="Times New Roman"/>
        <w:sz w:val="24"/>
        <w:szCs w:val="24"/>
      </w:rPr>
    </w:sdtEndPr>
    <w:sdtContent>
      <w:p w14:paraId="5332418C" w14:textId="77777777" w:rsidR="00F649BE" w:rsidRPr="0065108B" w:rsidRDefault="00F649BE">
        <w:pPr>
          <w:pStyle w:val="af0"/>
          <w:jc w:val="right"/>
          <w:rPr>
            <w:rFonts w:ascii="Times New Roman" w:hAnsi="Times New Roman" w:cs="Times New Roman"/>
            <w:sz w:val="24"/>
            <w:szCs w:val="24"/>
          </w:rPr>
        </w:pPr>
        <w:r w:rsidRPr="0065108B">
          <w:rPr>
            <w:rFonts w:ascii="Times New Roman" w:hAnsi="Times New Roman" w:cs="Times New Roman"/>
            <w:sz w:val="24"/>
            <w:szCs w:val="24"/>
          </w:rPr>
          <w:fldChar w:fldCharType="begin"/>
        </w:r>
        <w:r w:rsidRPr="0065108B">
          <w:rPr>
            <w:rFonts w:ascii="Times New Roman" w:hAnsi="Times New Roman" w:cs="Times New Roman"/>
            <w:sz w:val="24"/>
            <w:szCs w:val="24"/>
          </w:rPr>
          <w:instrText>PAGE   \* MERGEFORMAT</w:instrText>
        </w:r>
        <w:r w:rsidRPr="0065108B">
          <w:rPr>
            <w:rFonts w:ascii="Times New Roman" w:hAnsi="Times New Roman" w:cs="Times New Roman"/>
            <w:sz w:val="24"/>
            <w:szCs w:val="24"/>
          </w:rPr>
          <w:fldChar w:fldCharType="separate"/>
        </w:r>
        <w:r w:rsidR="00BF3B54">
          <w:rPr>
            <w:rFonts w:ascii="Times New Roman" w:hAnsi="Times New Roman" w:cs="Times New Roman"/>
            <w:noProof/>
            <w:sz w:val="24"/>
            <w:szCs w:val="24"/>
          </w:rPr>
          <w:t>51</w:t>
        </w:r>
        <w:r w:rsidRPr="0065108B">
          <w:rPr>
            <w:rFonts w:ascii="Times New Roman" w:hAnsi="Times New Roman" w:cs="Times New Roman"/>
            <w:sz w:val="24"/>
            <w:szCs w:val="24"/>
          </w:rPr>
          <w:fldChar w:fldCharType="end"/>
        </w:r>
      </w:p>
    </w:sdtContent>
  </w:sdt>
  <w:p w14:paraId="4A098A46" w14:textId="77777777" w:rsidR="00F649BE" w:rsidRDefault="00F649BE">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452912"/>
      <w:docPartObj>
        <w:docPartGallery w:val="Page Numbers (Bottom of Page)"/>
        <w:docPartUnique/>
      </w:docPartObj>
    </w:sdtPr>
    <w:sdtEndPr/>
    <w:sdtContent>
      <w:p w14:paraId="0DF4A58F" w14:textId="77777777" w:rsidR="00F649BE" w:rsidRDefault="00F649BE">
        <w:pPr>
          <w:pStyle w:val="af0"/>
          <w:jc w:val="right"/>
        </w:pPr>
        <w:r>
          <w:fldChar w:fldCharType="begin"/>
        </w:r>
        <w:r>
          <w:instrText>PAGE   \* MERGEFORMAT</w:instrText>
        </w:r>
        <w:r>
          <w:fldChar w:fldCharType="separate"/>
        </w:r>
        <w:r>
          <w:rPr>
            <w:noProof/>
          </w:rPr>
          <w:t>1</w:t>
        </w:r>
        <w:r>
          <w:fldChar w:fldCharType="end"/>
        </w:r>
      </w:p>
    </w:sdtContent>
  </w:sdt>
  <w:p w14:paraId="7D800EAD" w14:textId="77777777" w:rsidR="00F649BE" w:rsidRDefault="00F649B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A8B49" w14:textId="77777777" w:rsidR="00425DAB" w:rsidRDefault="00425DAB">
      <w:pPr>
        <w:spacing w:after="0" w:line="240" w:lineRule="auto"/>
      </w:pPr>
      <w:r>
        <w:separator/>
      </w:r>
    </w:p>
  </w:footnote>
  <w:footnote w:type="continuationSeparator" w:id="0">
    <w:p w14:paraId="1D1C849F" w14:textId="77777777" w:rsidR="00425DAB" w:rsidRDefault="00425DAB">
      <w:pPr>
        <w:spacing w:after="0" w:line="240" w:lineRule="auto"/>
      </w:pPr>
      <w:r>
        <w:continuationSeparator/>
      </w:r>
    </w:p>
  </w:footnote>
  <w:footnote w:type="continuationNotice" w:id="1">
    <w:p w14:paraId="4C89934D" w14:textId="77777777" w:rsidR="00425DAB" w:rsidRDefault="00425DA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206A5"/>
    <w:multiLevelType w:val="multilevel"/>
    <w:tmpl w:val="3FE82528"/>
    <w:lvl w:ilvl="0">
      <w:start w:val="1"/>
      <w:numFmt w:val="decimal"/>
      <w:lvlText w:val="%1."/>
      <w:lvlJc w:val="left"/>
      <w:pPr>
        <w:ind w:left="1020" w:hanging="480"/>
      </w:pPr>
      <w:rPr>
        <w:rFonts w:cs="Times New Roman" w:hint="default"/>
      </w:rPr>
    </w:lvl>
    <w:lvl w:ilvl="1">
      <w:start w:val="1"/>
      <w:numFmt w:val="decimal"/>
      <w:isLgl/>
      <w:lvlText w:val="%1.%2."/>
      <w:lvlJc w:val="left"/>
      <w:pPr>
        <w:ind w:left="1260" w:hanging="720"/>
      </w:pPr>
      <w:rPr>
        <w:rFonts w:cs="Times New Roman" w:hint="default"/>
      </w:rPr>
    </w:lvl>
    <w:lvl w:ilvl="2">
      <w:start w:val="1"/>
      <w:numFmt w:val="decimal"/>
      <w:isLgl/>
      <w:lvlText w:val="%1.%2.%3."/>
      <w:lvlJc w:val="left"/>
      <w:pPr>
        <w:ind w:left="1260" w:hanging="720"/>
      </w:pPr>
      <w:rPr>
        <w:rFonts w:cs="Times New Roman" w:hint="default"/>
      </w:rPr>
    </w:lvl>
    <w:lvl w:ilvl="3">
      <w:start w:val="1"/>
      <w:numFmt w:val="decimal"/>
      <w:isLgl/>
      <w:lvlText w:val="%1.%2.%3.%4."/>
      <w:lvlJc w:val="left"/>
      <w:pPr>
        <w:ind w:left="1620" w:hanging="1080"/>
      </w:pPr>
      <w:rPr>
        <w:rFonts w:cs="Times New Roman" w:hint="default"/>
      </w:rPr>
    </w:lvl>
    <w:lvl w:ilvl="4">
      <w:start w:val="1"/>
      <w:numFmt w:val="decimal"/>
      <w:isLgl/>
      <w:lvlText w:val="%1.%2.%3.%4.%5."/>
      <w:lvlJc w:val="left"/>
      <w:pPr>
        <w:ind w:left="1620" w:hanging="1080"/>
      </w:pPr>
      <w:rPr>
        <w:rFonts w:cs="Times New Roman" w:hint="default"/>
      </w:rPr>
    </w:lvl>
    <w:lvl w:ilvl="5">
      <w:start w:val="1"/>
      <w:numFmt w:val="decimal"/>
      <w:isLgl/>
      <w:lvlText w:val="%1.%2.%3.%4.%5.%6."/>
      <w:lvlJc w:val="left"/>
      <w:pPr>
        <w:ind w:left="1980" w:hanging="1440"/>
      </w:pPr>
      <w:rPr>
        <w:rFonts w:cs="Times New Roman" w:hint="default"/>
      </w:rPr>
    </w:lvl>
    <w:lvl w:ilvl="6">
      <w:start w:val="1"/>
      <w:numFmt w:val="decimal"/>
      <w:isLgl/>
      <w:lvlText w:val="%1.%2.%3.%4.%5.%6.%7."/>
      <w:lvlJc w:val="left"/>
      <w:pPr>
        <w:ind w:left="1980" w:hanging="1440"/>
      </w:pPr>
      <w:rPr>
        <w:rFonts w:cs="Times New Roman" w:hint="default"/>
      </w:rPr>
    </w:lvl>
    <w:lvl w:ilvl="7">
      <w:start w:val="1"/>
      <w:numFmt w:val="decimal"/>
      <w:isLgl/>
      <w:lvlText w:val="%1.%2.%3.%4.%5.%6.%7.%8."/>
      <w:lvlJc w:val="left"/>
      <w:pPr>
        <w:ind w:left="2340" w:hanging="1800"/>
      </w:pPr>
      <w:rPr>
        <w:rFonts w:cs="Times New Roman" w:hint="default"/>
      </w:rPr>
    </w:lvl>
    <w:lvl w:ilvl="8">
      <w:start w:val="1"/>
      <w:numFmt w:val="decimal"/>
      <w:isLgl/>
      <w:lvlText w:val="%1.%2.%3.%4.%5.%6.%7.%8.%9."/>
      <w:lvlJc w:val="left"/>
      <w:pPr>
        <w:ind w:left="2340" w:hanging="1800"/>
      </w:pPr>
      <w:rPr>
        <w:rFonts w:cs="Times New Roman" w:hint="default"/>
      </w:rPr>
    </w:lvl>
  </w:abstractNum>
  <w:abstractNum w:abstractNumId="1" w15:restartNumberingAfterBreak="0">
    <w:nsid w:val="08920C35"/>
    <w:multiLevelType w:val="hybridMultilevel"/>
    <w:tmpl w:val="1A1623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6C23BE"/>
    <w:multiLevelType w:val="hybridMultilevel"/>
    <w:tmpl w:val="7DB863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54E7797"/>
    <w:multiLevelType w:val="hybridMultilevel"/>
    <w:tmpl w:val="BBE82F86"/>
    <w:lvl w:ilvl="0" w:tplc="91C22BDE">
      <w:start w:val="1"/>
      <w:numFmt w:val="decimal"/>
      <w:lvlText w:val="%1."/>
      <w:lvlJc w:val="left"/>
      <w:pPr>
        <w:ind w:left="1069" w:hanging="360"/>
      </w:pPr>
      <w:rPr>
        <w:rFonts w:ascii="Times New Roman" w:eastAsiaTheme="minorEastAsia"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9F91870"/>
    <w:multiLevelType w:val="hybridMultilevel"/>
    <w:tmpl w:val="D4AA34F2"/>
    <w:lvl w:ilvl="0" w:tplc="E898BD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E845432"/>
    <w:multiLevelType w:val="multilevel"/>
    <w:tmpl w:val="B5FE6F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834666"/>
    <w:multiLevelType w:val="hybridMultilevel"/>
    <w:tmpl w:val="76A897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8412A8"/>
    <w:multiLevelType w:val="hybridMultilevel"/>
    <w:tmpl w:val="F1AC0A68"/>
    <w:lvl w:ilvl="0" w:tplc="1820EF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5AD27EF"/>
    <w:multiLevelType w:val="hybridMultilevel"/>
    <w:tmpl w:val="C5F493EE"/>
    <w:lvl w:ilvl="0" w:tplc="CA6AF69E">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5F56120"/>
    <w:multiLevelType w:val="multilevel"/>
    <w:tmpl w:val="A970C9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85F0692"/>
    <w:multiLevelType w:val="hybridMultilevel"/>
    <w:tmpl w:val="444EEE72"/>
    <w:lvl w:ilvl="0" w:tplc="0419000F">
      <w:start w:val="1"/>
      <w:numFmt w:val="decimal"/>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2AC455D4"/>
    <w:multiLevelType w:val="hybridMultilevel"/>
    <w:tmpl w:val="4E0CB5F6"/>
    <w:lvl w:ilvl="0" w:tplc="145AFD9A">
      <w:start w:val="1"/>
      <w:numFmt w:val="decimal"/>
      <w:lvlText w:val="%1."/>
      <w:lvlJc w:val="left"/>
      <w:pPr>
        <w:ind w:left="375" w:hanging="375"/>
      </w:pPr>
      <w:rPr>
        <w:rFonts w:ascii="Arial" w:hAnsi="Arial" w:cs="Arial"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2" w15:restartNumberingAfterBreak="0">
    <w:nsid w:val="2F620924"/>
    <w:multiLevelType w:val="hybridMultilevel"/>
    <w:tmpl w:val="BC1E6ACA"/>
    <w:lvl w:ilvl="0" w:tplc="337EF676">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3" w15:restartNumberingAfterBreak="0">
    <w:nsid w:val="30196936"/>
    <w:multiLevelType w:val="hybridMultilevel"/>
    <w:tmpl w:val="7A0C8510"/>
    <w:lvl w:ilvl="0" w:tplc="B1F82A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53274ED"/>
    <w:multiLevelType w:val="multilevel"/>
    <w:tmpl w:val="FC04CD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191BB0"/>
    <w:multiLevelType w:val="multilevel"/>
    <w:tmpl w:val="CF28F1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2">
      <w:start w:val="3"/>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D290A96"/>
    <w:multiLevelType w:val="hybridMultilevel"/>
    <w:tmpl w:val="990AC1E8"/>
    <w:lvl w:ilvl="0" w:tplc="E96C75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DC60D48"/>
    <w:multiLevelType w:val="hybridMultilevel"/>
    <w:tmpl w:val="9FA04364"/>
    <w:lvl w:ilvl="0" w:tplc="E7B462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E533D98"/>
    <w:multiLevelType w:val="hybridMultilevel"/>
    <w:tmpl w:val="5B0C60C0"/>
    <w:lvl w:ilvl="0" w:tplc="582ABF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1E8224B"/>
    <w:multiLevelType w:val="hybridMultilevel"/>
    <w:tmpl w:val="3D484986"/>
    <w:lvl w:ilvl="0" w:tplc="F15A8C46">
      <w:start w:val="1"/>
      <w:numFmt w:val="decimal"/>
      <w:lvlText w:val="%1."/>
      <w:lvlJc w:val="left"/>
      <w:pPr>
        <w:ind w:left="1069" w:hanging="360"/>
      </w:pPr>
      <w:rPr>
        <w:rFonts w:ascii="Times New Roman" w:eastAsiaTheme="minorEastAsia"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2725C47"/>
    <w:multiLevelType w:val="hybridMultilevel"/>
    <w:tmpl w:val="96E8A9E6"/>
    <w:lvl w:ilvl="0" w:tplc="57FA62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B6073E2"/>
    <w:multiLevelType w:val="hybridMultilevel"/>
    <w:tmpl w:val="01E033F4"/>
    <w:lvl w:ilvl="0" w:tplc="A3D009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1265C3D"/>
    <w:multiLevelType w:val="multilevel"/>
    <w:tmpl w:val="3AF67A32"/>
    <w:lvl w:ilvl="0">
      <w:start w:val="1"/>
      <w:numFmt w:val="decimal"/>
      <w:lvlText w:val="%1."/>
      <w:lvlJc w:val="left"/>
      <w:pPr>
        <w:ind w:left="720" w:hanging="720"/>
      </w:pPr>
      <w:rPr>
        <w:rFonts w:hint="default"/>
      </w:rPr>
    </w:lvl>
    <w:lvl w:ilvl="1">
      <w:start w:val="1"/>
      <w:numFmt w:val="decimal"/>
      <w:lvlText w:val="%2."/>
      <w:lvlJc w:val="left"/>
      <w:pPr>
        <w:ind w:left="1430"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5648616D"/>
    <w:multiLevelType w:val="hybridMultilevel"/>
    <w:tmpl w:val="D974B536"/>
    <w:lvl w:ilvl="0" w:tplc="ABCAE8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9B25340"/>
    <w:multiLevelType w:val="hybridMultilevel"/>
    <w:tmpl w:val="B70486DE"/>
    <w:lvl w:ilvl="0" w:tplc="6C4AF51E">
      <w:start w:val="1"/>
      <w:numFmt w:val="decimal"/>
      <w:lvlText w:val="%1."/>
      <w:lvlJc w:val="left"/>
      <w:pPr>
        <w:ind w:left="1069" w:hanging="360"/>
      </w:pPr>
      <w:rPr>
        <w:rFonts w:ascii="Times New Roman" w:eastAsiaTheme="minorEastAsia"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9966B74"/>
    <w:multiLevelType w:val="multilevel"/>
    <w:tmpl w:val="12106B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5E77A2A"/>
    <w:multiLevelType w:val="multilevel"/>
    <w:tmpl w:val="F3DCCD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bidi="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67D71FE"/>
    <w:multiLevelType w:val="hybridMultilevel"/>
    <w:tmpl w:val="3EA806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4"/>
  </w:num>
  <w:num w:numId="3">
    <w:abstractNumId w:val="19"/>
  </w:num>
  <w:num w:numId="4">
    <w:abstractNumId w:val="3"/>
  </w:num>
  <w:num w:numId="5">
    <w:abstractNumId w:val="8"/>
  </w:num>
  <w:num w:numId="6">
    <w:abstractNumId w:val="13"/>
  </w:num>
  <w:num w:numId="7">
    <w:abstractNumId w:val="6"/>
  </w:num>
  <w:num w:numId="8">
    <w:abstractNumId w:val="4"/>
  </w:num>
  <w:num w:numId="9">
    <w:abstractNumId w:val="27"/>
  </w:num>
  <w:num w:numId="10">
    <w:abstractNumId w:val="12"/>
  </w:num>
  <w:num w:numId="11">
    <w:abstractNumId w:val="14"/>
  </w:num>
  <w:num w:numId="12">
    <w:abstractNumId w:val="9"/>
  </w:num>
  <w:num w:numId="13">
    <w:abstractNumId w:val="7"/>
  </w:num>
  <w:num w:numId="14">
    <w:abstractNumId w:val="25"/>
  </w:num>
  <w:num w:numId="15">
    <w:abstractNumId w:val="15"/>
  </w:num>
  <w:num w:numId="16">
    <w:abstractNumId w:val="20"/>
  </w:num>
  <w:num w:numId="17">
    <w:abstractNumId w:val="2"/>
  </w:num>
  <w:num w:numId="18">
    <w:abstractNumId w:val="16"/>
  </w:num>
  <w:num w:numId="19">
    <w:abstractNumId w:val="17"/>
  </w:num>
  <w:num w:numId="20">
    <w:abstractNumId w:val="21"/>
  </w:num>
  <w:num w:numId="21">
    <w:abstractNumId w:val="23"/>
  </w:num>
  <w:num w:numId="22">
    <w:abstractNumId w:val="18"/>
  </w:num>
  <w:num w:numId="23">
    <w:abstractNumId w:val="22"/>
  </w:num>
  <w:num w:numId="24">
    <w:abstractNumId w:val="10"/>
  </w:num>
  <w:num w:numId="25">
    <w:abstractNumId w:val="26"/>
  </w:num>
  <w:num w:numId="26">
    <w:abstractNumId w:val="11"/>
  </w:num>
  <w:num w:numId="27">
    <w:abstractNumId w:val="0"/>
  </w:num>
  <w:num w:numId="28">
    <w:abstractNumId w:val="5"/>
  </w:num>
  <w:num w:numId="29">
    <w:abstractNumId w:val="5"/>
  </w:num>
  <w:num w:numId="3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GB" w:vendorID="64" w:dllVersion="6" w:nlCheck="1" w:checkStyle="1"/>
  <w:activeWritingStyle w:appName="MSWord" w:lang="ru-RU" w:vendorID="64" w:dllVersion="4096" w:nlCheck="1" w:checkStyle="0"/>
  <w:activeWritingStyle w:appName="MSWord" w:lang="en-GB" w:vendorID="64" w:dllVersion="4096" w:nlCheck="1" w:checkStyle="0"/>
  <w:proofState w:spelling="clean" w:grammar="clean"/>
  <w:trackRevisions/>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BC7"/>
    <w:rsid w:val="00002579"/>
    <w:rsid w:val="000041AA"/>
    <w:rsid w:val="00004976"/>
    <w:rsid w:val="000058BE"/>
    <w:rsid w:val="00006014"/>
    <w:rsid w:val="00006D9A"/>
    <w:rsid w:val="000075E8"/>
    <w:rsid w:val="000076A1"/>
    <w:rsid w:val="00010354"/>
    <w:rsid w:val="00015C4E"/>
    <w:rsid w:val="0002099F"/>
    <w:rsid w:val="00021052"/>
    <w:rsid w:val="0002169C"/>
    <w:rsid w:val="000216D7"/>
    <w:rsid w:val="00024085"/>
    <w:rsid w:val="0002627F"/>
    <w:rsid w:val="0002628A"/>
    <w:rsid w:val="00026FF8"/>
    <w:rsid w:val="00030EBD"/>
    <w:rsid w:val="00031D78"/>
    <w:rsid w:val="00032ADE"/>
    <w:rsid w:val="000332A8"/>
    <w:rsid w:val="0003339F"/>
    <w:rsid w:val="00033525"/>
    <w:rsid w:val="000339AC"/>
    <w:rsid w:val="00034126"/>
    <w:rsid w:val="00034E23"/>
    <w:rsid w:val="000357B5"/>
    <w:rsid w:val="0003619F"/>
    <w:rsid w:val="00036530"/>
    <w:rsid w:val="00036A4B"/>
    <w:rsid w:val="00037554"/>
    <w:rsid w:val="000379B3"/>
    <w:rsid w:val="000413BD"/>
    <w:rsid w:val="00043DEB"/>
    <w:rsid w:val="000448B2"/>
    <w:rsid w:val="00044C16"/>
    <w:rsid w:val="00047ED5"/>
    <w:rsid w:val="00051598"/>
    <w:rsid w:val="0005192B"/>
    <w:rsid w:val="000529B5"/>
    <w:rsid w:val="000553C7"/>
    <w:rsid w:val="00056BF5"/>
    <w:rsid w:val="0006050E"/>
    <w:rsid w:val="00064D67"/>
    <w:rsid w:val="000650E0"/>
    <w:rsid w:val="000659F0"/>
    <w:rsid w:val="00065A6F"/>
    <w:rsid w:val="00066AC3"/>
    <w:rsid w:val="00067D79"/>
    <w:rsid w:val="000706CB"/>
    <w:rsid w:val="000707DA"/>
    <w:rsid w:val="0007123D"/>
    <w:rsid w:val="00072CDE"/>
    <w:rsid w:val="00074CAB"/>
    <w:rsid w:val="0007740F"/>
    <w:rsid w:val="00080C5D"/>
    <w:rsid w:val="0008189A"/>
    <w:rsid w:val="0008253E"/>
    <w:rsid w:val="00084F6A"/>
    <w:rsid w:val="0008554A"/>
    <w:rsid w:val="00087A07"/>
    <w:rsid w:val="00087B69"/>
    <w:rsid w:val="0009338D"/>
    <w:rsid w:val="00093E1D"/>
    <w:rsid w:val="000952C7"/>
    <w:rsid w:val="000961D3"/>
    <w:rsid w:val="000A02B4"/>
    <w:rsid w:val="000A109A"/>
    <w:rsid w:val="000A3E60"/>
    <w:rsid w:val="000A4768"/>
    <w:rsid w:val="000A50B1"/>
    <w:rsid w:val="000A5B5F"/>
    <w:rsid w:val="000A6118"/>
    <w:rsid w:val="000B2181"/>
    <w:rsid w:val="000B30F5"/>
    <w:rsid w:val="000B3F44"/>
    <w:rsid w:val="000B776A"/>
    <w:rsid w:val="000C00F1"/>
    <w:rsid w:val="000C4576"/>
    <w:rsid w:val="000C5909"/>
    <w:rsid w:val="000C6EA6"/>
    <w:rsid w:val="000C723A"/>
    <w:rsid w:val="000C768F"/>
    <w:rsid w:val="000D0842"/>
    <w:rsid w:val="000D1E38"/>
    <w:rsid w:val="000D30AD"/>
    <w:rsid w:val="000D582C"/>
    <w:rsid w:val="000D7C64"/>
    <w:rsid w:val="000E6031"/>
    <w:rsid w:val="000F07C6"/>
    <w:rsid w:val="000F1670"/>
    <w:rsid w:val="000F1EB4"/>
    <w:rsid w:val="000F26B3"/>
    <w:rsid w:val="000F307F"/>
    <w:rsid w:val="000F33EE"/>
    <w:rsid w:val="000F6817"/>
    <w:rsid w:val="0010043C"/>
    <w:rsid w:val="001017F4"/>
    <w:rsid w:val="00102F00"/>
    <w:rsid w:val="001059C6"/>
    <w:rsid w:val="00105BAC"/>
    <w:rsid w:val="00105D60"/>
    <w:rsid w:val="00105FC5"/>
    <w:rsid w:val="00106DBC"/>
    <w:rsid w:val="00106FCC"/>
    <w:rsid w:val="00110C89"/>
    <w:rsid w:val="00112F04"/>
    <w:rsid w:val="00113328"/>
    <w:rsid w:val="001135B6"/>
    <w:rsid w:val="00114C3F"/>
    <w:rsid w:val="00115EA1"/>
    <w:rsid w:val="001161E5"/>
    <w:rsid w:val="001201D9"/>
    <w:rsid w:val="00121DCB"/>
    <w:rsid w:val="00121F42"/>
    <w:rsid w:val="00122B6D"/>
    <w:rsid w:val="001239EA"/>
    <w:rsid w:val="001249D8"/>
    <w:rsid w:val="001264CF"/>
    <w:rsid w:val="00127322"/>
    <w:rsid w:val="00132BD0"/>
    <w:rsid w:val="00133B7A"/>
    <w:rsid w:val="00135D7D"/>
    <w:rsid w:val="001371C5"/>
    <w:rsid w:val="0013758F"/>
    <w:rsid w:val="00140141"/>
    <w:rsid w:val="00140289"/>
    <w:rsid w:val="001449C4"/>
    <w:rsid w:val="001455DA"/>
    <w:rsid w:val="0014628B"/>
    <w:rsid w:val="0014678C"/>
    <w:rsid w:val="00147CD5"/>
    <w:rsid w:val="001516EA"/>
    <w:rsid w:val="001518F9"/>
    <w:rsid w:val="00151D5C"/>
    <w:rsid w:val="00153A60"/>
    <w:rsid w:val="00156799"/>
    <w:rsid w:val="0015691B"/>
    <w:rsid w:val="00156B54"/>
    <w:rsid w:val="00162B3F"/>
    <w:rsid w:val="00164830"/>
    <w:rsid w:val="00164A90"/>
    <w:rsid w:val="00165075"/>
    <w:rsid w:val="00166D89"/>
    <w:rsid w:val="00166DC4"/>
    <w:rsid w:val="00167A5B"/>
    <w:rsid w:val="00167DE9"/>
    <w:rsid w:val="00170CFF"/>
    <w:rsid w:val="001710AA"/>
    <w:rsid w:val="00172637"/>
    <w:rsid w:val="00172DF7"/>
    <w:rsid w:val="0017457E"/>
    <w:rsid w:val="00177280"/>
    <w:rsid w:val="001772DC"/>
    <w:rsid w:val="001808C9"/>
    <w:rsid w:val="00180E2B"/>
    <w:rsid w:val="00181D82"/>
    <w:rsid w:val="001821FC"/>
    <w:rsid w:val="00186C87"/>
    <w:rsid w:val="0019038D"/>
    <w:rsid w:val="00190F78"/>
    <w:rsid w:val="00191519"/>
    <w:rsid w:val="0019229F"/>
    <w:rsid w:val="001948A1"/>
    <w:rsid w:val="00195418"/>
    <w:rsid w:val="0019615C"/>
    <w:rsid w:val="00197589"/>
    <w:rsid w:val="001A2208"/>
    <w:rsid w:val="001A43C2"/>
    <w:rsid w:val="001A482A"/>
    <w:rsid w:val="001A4EE1"/>
    <w:rsid w:val="001A5838"/>
    <w:rsid w:val="001A6CF5"/>
    <w:rsid w:val="001A79EC"/>
    <w:rsid w:val="001B0429"/>
    <w:rsid w:val="001B1B90"/>
    <w:rsid w:val="001B49EC"/>
    <w:rsid w:val="001B4CD3"/>
    <w:rsid w:val="001B58B5"/>
    <w:rsid w:val="001B69F3"/>
    <w:rsid w:val="001C0D84"/>
    <w:rsid w:val="001C1459"/>
    <w:rsid w:val="001C31DC"/>
    <w:rsid w:val="001C330A"/>
    <w:rsid w:val="001D15EB"/>
    <w:rsid w:val="001D1F66"/>
    <w:rsid w:val="001D2D62"/>
    <w:rsid w:val="001D3596"/>
    <w:rsid w:val="001D5A84"/>
    <w:rsid w:val="001D7410"/>
    <w:rsid w:val="001D7415"/>
    <w:rsid w:val="001D7859"/>
    <w:rsid w:val="001E2547"/>
    <w:rsid w:val="001E2CF4"/>
    <w:rsid w:val="001E60E2"/>
    <w:rsid w:val="001F022B"/>
    <w:rsid w:val="001F4149"/>
    <w:rsid w:val="001F4903"/>
    <w:rsid w:val="001F5320"/>
    <w:rsid w:val="001F5DFD"/>
    <w:rsid w:val="001F6B78"/>
    <w:rsid w:val="001F7D6F"/>
    <w:rsid w:val="00200034"/>
    <w:rsid w:val="00201F98"/>
    <w:rsid w:val="0020212C"/>
    <w:rsid w:val="0020271F"/>
    <w:rsid w:val="00203984"/>
    <w:rsid w:val="00207FE2"/>
    <w:rsid w:val="00210D0D"/>
    <w:rsid w:val="00211577"/>
    <w:rsid w:val="0021234A"/>
    <w:rsid w:val="002127CC"/>
    <w:rsid w:val="0021582A"/>
    <w:rsid w:val="00216B30"/>
    <w:rsid w:val="0022101B"/>
    <w:rsid w:val="0022187E"/>
    <w:rsid w:val="00221FAC"/>
    <w:rsid w:val="00222CC2"/>
    <w:rsid w:val="00224338"/>
    <w:rsid w:val="00225C36"/>
    <w:rsid w:val="0022772E"/>
    <w:rsid w:val="00227BD6"/>
    <w:rsid w:val="00227C71"/>
    <w:rsid w:val="00230F88"/>
    <w:rsid w:val="00231FE9"/>
    <w:rsid w:val="0023560C"/>
    <w:rsid w:val="002401CE"/>
    <w:rsid w:val="002401DC"/>
    <w:rsid w:val="00240819"/>
    <w:rsid w:val="002417A3"/>
    <w:rsid w:val="002430D5"/>
    <w:rsid w:val="00244248"/>
    <w:rsid w:val="00247518"/>
    <w:rsid w:val="002512D5"/>
    <w:rsid w:val="002512E6"/>
    <w:rsid w:val="002516A7"/>
    <w:rsid w:val="00251D48"/>
    <w:rsid w:val="00253124"/>
    <w:rsid w:val="00254D22"/>
    <w:rsid w:val="002562D0"/>
    <w:rsid w:val="00256468"/>
    <w:rsid w:val="00256E2F"/>
    <w:rsid w:val="00260722"/>
    <w:rsid w:val="002629C8"/>
    <w:rsid w:val="00263FB7"/>
    <w:rsid w:val="00264C4D"/>
    <w:rsid w:val="0027016F"/>
    <w:rsid w:val="002702BD"/>
    <w:rsid w:val="00274DE8"/>
    <w:rsid w:val="002756E6"/>
    <w:rsid w:val="002775FE"/>
    <w:rsid w:val="00277A4D"/>
    <w:rsid w:val="00281447"/>
    <w:rsid w:val="00282C66"/>
    <w:rsid w:val="002866C4"/>
    <w:rsid w:val="00290D61"/>
    <w:rsid w:val="002912C4"/>
    <w:rsid w:val="00294330"/>
    <w:rsid w:val="00294D54"/>
    <w:rsid w:val="00295527"/>
    <w:rsid w:val="00295A73"/>
    <w:rsid w:val="002963E8"/>
    <w:rsid w:val="002963FA"/>
    <w:rsid w:val="00296FB3"/>
    <w:rsid w:val="00297A27"/>
    <w:rsid w:val="002A0EA7"/>
    <w:rsid w:val="002A5757"/>
    <w:rsid w:val="002A6195"/>
    <w:rsid w:val="002A640D"/>
    <w:rsid w:val="002B359E"/>
    <w:rsid w:val="002B7AAD"/>
    <w:rsid w:val="002B7B25"/>
    <w:rsid w:val="002C01DC"/>
    <w:rsid w:val="002C04A0"/>
    <w:rsid w:val="002C18F5"/>
    <w:rsid w:val="002C1E00"/>
    <w:rsid w:val="002C1E10"/>
    <w:rsid w:val="002C23D8"/>
    <w:rsid w:val="002C2926"/>
    <w:rsid w:val="002C3C47"/>
    <w:rsid w:val="002C4E5B"/>
    <w:rsid w:val="002C6AC7"/>
    <w:rsid w:val="002C79BD"/>
    <w:rsid w:val="002D0E89"/>
    <w:rsid w:val="002D33B1"/>
    <w:rsid w:val="002D3B1F"/>
    <w:rsid w:val="002D4654"/>
    <w:rsid w:val="002D469F"/>
    <w:rsid w:val="002D59E7"/>
    <w:rsid w:val="002E0543"/>
    <w:rsid w:val="002E0615"/>
    <w:rsid w:val="002E1338"/>
    <w:rsid w:val="002E19CA"/>
    <w:rsid w:val="002E1E59"/>
    <w:rsid w:val="002E223C"/>
    <w:rsid w:val="002E2A31"/>
    <w:rsid w:val="002E2E12"/>
    <w:rsid w:val="002E7C80"/>
    <w:rsid w:val="002F1172"/>
    <w:rsid w:val="002F4F10"/>
    <w:rsid w:val="002F580D"/>
    <w:rsid w:val="002F5CB7"/>
    <w:rsid w:val="002F6274"/>
    <w:rsid w:val="002F7909"/>
    <w:rsid w:val="00300735"/>
    <w:rsid w:val="00301DA7"/>
    <w:rsid w:val="0030203B"/>
    <w:rsid w:val="00302108"/>
    <w:rsid w:val="00306A1F"/>
    <w:rsid w:val="003104CC"/>
    <w:rsid w:val="0031094E"/>
    <w:rsid w:val="00310C28"/>
    <w:rsid w:val="00315062"/>
    <w:rsid w:val="0031654A"/>
    <w:rsid w:val="00316640"/>
    <w:rsid w:val="003176E1"/>
    <w:rsid w:val="00320608"/>
    <w:rsid w:val="00320A85"/>
    <w:rsid w:val="0032169E"/>
    <w:rsid w:val="00322E82"/>
    <w:rsid w:val="003238E9"/>
    <w:rsid w:val="00324A21"/>
    <w:rsid w:val="0032649D"/>
    <w:rsid w:val="00327138"/>
    <w:rsid w:val="00330295"/>
    <w:rsid w:val="00332500"/>
    <w:rsid w:val="00332F5C"/>
    <w:rsid w:val="00333A82"/>
    <w:rsid w:val="003348CE"/>
    <w:rsid w:val="00336F6F"/>
    <w:rsid w:val="00337E7C"/>
    <w:rsid w:val="003401F6"/>
    <w:rsid w:val="00342F64"/>
    <w:rsid w:val="00343FFA"/>
    <w:rsid w:val="00346354"/>
    <w:rsid w:val="00347996"/>
    <w:rsid w:val="00347E93"/>
    <w:rsid w:val="003516A6"/>
    <w:rsid w:val="00351760"/>
    <w:rsid w:val="00353D5B"/>
    <w:rsid w:val="00355486"/>
    <w:rsid w:val="003559C9"/>
    <w:rsid w:val="00356A4E"/>
    <w:rsid w:val="003604AB"/>
    <w:rsid w:val="00360D12"/>
    <w:rsid w:val="00361693"/>
    <w:rsid w:val="00363CCF"/>
    <w:rsid w:val="00364E63"/>
    <w:rsid w:val="00365EC4"/>
    <w:rsid w:val="00367B98"/>
    <w:rsid w:val="00370631"/>
    <w:rsid w:val="00373023"/>
    <w:rsid w:val="00376A80"/>
    <w:rsid w:val="00381546"/>
    <w:rsid w:val="00381A0E"/>
    <w:rsid w:val="003824BB"/>
    <w:rsid w:val="003849B2"/>
    <w:rsid w:val="00385280"/>
    <w:rsid w:val="0038586B"/>
    <w:rsid w:val="003905C6"/>
    <w:rsid w:val="00391714"/>
    <w:rsid w:val="00392B92"/>
    <w:rsid w:val="00393F29"/>
    <w:rsid w:val="0039476D"/>
    <w:rsid w:val="0039733F"/>
    <w:rsid w:val="003A4439"/>
    <w:rsid w:val="003A4CFD"/>
    <w:rsid w:val="003A6976"/>
    <w:rsid w:val="003A6EC6"/>
    <w:rsid w:val="003A767E"/>
    <w:rsid w:val="003A7799"/>
    <w:rsid w:val="003B1C98"/>
    <w:rsid w:val="003B20F4"/>
    <w:rsid w:val="003B436A"/>
    <w:rsid w:val="003B49B0"/>
    <w:rsid w:val="003B4D0B"/>
    <w:rsid w:val="003B7E35"/>
    <w:rsid w:val="003B7F4A"/>
    <w:rsid w:val="003C1E60"/>
    <w:rsid w:val="003C2152"/>
    <w:rsid w:val="003C3C41"/>
    <w:rsid w:val="003C5F62"/>
    <w:rsid w:val="003C63FC"/>
    <w:rsid w:val="003C6C50"/>
    <w:rsid w:val="003C6D1B"/>
    <w:rsid w:val="003C7D51"/>
    <w:rsid w:val="003D0486"/>
    <w:rsid w:val="003D05D0"/>
    <w:rsid w:val="003D1BAC"/>
    <w:rsid w:val="003D2835"/>
    <w:rsid w:val="003D36D8"/>
    <w:rsid w:val="003D5988"/>
    <w:rsid w:val="003D5B55"/>
    <w:rsid w:val="003D7234"/>
    <w:rsid w:val="003E0833"/>
    <w:rsid w:val="003E3386"/>
    <w:rsid w:val="003E3946"/>
    <w:rsid w:val="003E3F0E"/>
    <w:rsid w:val="003E4553"/>
    <w:rsid w:val="003E7025"/>
    <w:rsid w:val="003E734D"/>
    <w:rsid w:val="003F1D59"/>
    <w:rsid w:val="003F210F"/>
    <w:rsid w:val="003F3B72"/>
    <w:rsid w:val="003F4AD1"/>
    <w:rsid w:val="003F526B"/>
    <w:rsid w:val="003F56B9"/>
    <w:rsid w:val="00400B1F"/>
    <w:rsid w:val="004024A6"/>
    <w:rsid w:val="00403E80"/>
    <w:rsid w:val="00405040"/>
    <w:rsid w:val="00406B8D"/>
    <w:rsid w:val="00410A2C"/>
    <w:rsid w:val="00413666"/>
    <w:rsid w:val="0041464E"/>
    <w:rsid w:val="0041660A"/>
    <w:rsid w:val="0041698C"/>
    <w:rsid w:val="00416FE1"/>
    <w:rsid w:val="00421823"/>
    <w:rsid w:val="0042289B"/>
    <w:rsid w:val="00423867"/>
    <w:rsid w:val="00423941"/>
    <w:rsid w:val="004242F5"/>
    <w:rsid w:val="00425DAB"/>
    <w:rsid w:val="00426C5C"/>
    <w:rsid w:val="00427A2F"/>
    <w:rsid w:val="00434DD0"/>
    <w:rsid w:val="00436905"/>
    <w:rsid w:val="004408E2"/>
    <w:rsid w:val="00440FA1"/>
    <w:rsid w:val="004411C3"/>
    <w:rsid w:val="004449CC"/>
    <w:rsid w:val="00445988"/>
    <w:rsid w:val="00445B5B"/>
    <w:rsid w:val="0044658C"/>
    <w:rsid w:val="004477AE"/>
    <w:rsid w:val="00447D48"/>
    <w:rsid w:val="00450E00"/>
    <w:rsid w:val="004538DD"/>
    <w:rsid w:val="00455122"/>
    <w:rsid w:val="00455B40"/>
    <w:rsid w:val="00456500"/>
    <w:rsid w:val="004566C4"/>
    <w:rsid w:val="004572E0"/>
    <w:rsid w:val="004603C4"/>
    <w:rsid w:val="00461430"/>
    <w:rsid w:val="0046226F"/>
    <w:rsid w:val="004627E2"/>
    <w:rsid w:val="00464B21"/>
    <w:rsid w:val="00464E29"/>
    <w:rsid w:val="0046656A"/>
    <w:rsid w:val="00466A66"/>
    <w:rsid w:val="00467320"/>
    <w:rsid w:val="00467F77"/>
    <w:rsid w:val="0047135C"/>
    <w:rsid w:val="00473373"/>
    <w:rsid w:val="00474D69"/>
    <w:rsid w:val="004752F2"/>
    <w:rsid w:val="00475E47"/>
    <w:rsid w:val="004768B8"/>
    <w:rsid w:val="00477BEC"/>
    <w:rsid w:val="00482B4A"/>
    <w:rsid w:val="00484FB4"/>
    <w:rsid w:val="004865F1"/>
    <w:rsid w:val="00486DFD"/>
    <w:rsid w:val="004879D8"/>
    <w:rsid w:val="00490188"/>
    <w:rsid w:val="004926D8"/>
    <w:rsid w:val="004967AF"/>
    <w:rsid w:val="0049731E"/>
    <w:rsid w:val="00497F73"/>
    <w:rsid w:val="004A34DD"/>
    <w:rsid w:val="004A5A34"/>
    <w:rsid w:val="004A60E6"/>
    <w:rsid w:val="004A6FA8"/>
    <w:rsid w:val="004A7237"/>
    <w:rsid w:val="004A7B1F"/>
    <w:rsid w:val="004B17DB"/>
    <w:rsid w:val="004B23AF"/>
    <w:rsid w:val="004B2647"/>
    <w:rsid w:val="004B3EB6"/>
    <w:rsid w:val="004B402C"/>
    <w:rsid w:val="004B4FA4"/>
    <w:rsid w:val="004B55AD"/>
    <w:rsid w:val="004B5F92"/>
    <w:rsid w:val="004B6FAC"/>
    <w:rsid w:val="004C1125"/>
    <w:rsid w:val="004C147A"/>
    <w:rsid w:val="004C2562"/>
    <w:rsid w:val="004C3A1B"/>
    <w:rsid w:val="004C4506"/>
    <w:rsid w:val="004D1A50"/>
    <w:rsid w:val="004D1B12"/>
    <w:rsid w:val="004D3BC7"/>
    <w:rsid w:val="004D5272"/>
    <w:rsid w:val="004D5F33"/>
    <w:rsid w:val="004E07A0"/>
    <w:rsid w:val="004E0C94"/>
    <w:rsid w:val="004E33DE"/>
    <w:rsid w:val="004E4892"/>
    <w:rsid w:val="004E4B39"/>
    <w:rsid w:val="004E4CAE"/>
    <w:rsid w:val="004F1036"/>
    <w:rsid w:val="004F70C6"/>
    <w:rsid w:val="00500542"/>
    <w:rsid w:val="00500A0D"/>
    <w:rsid w:val="005031B0"/>
    <w:rsid w:val="00505355"/>
    <w:rsid w:val="00506E6B"/>
    <w:rsid w:val="005076F6"/>
    <w:rsid w:val="00510AC4"/>
    <w:rsid w:val="00510DF6"/>
    <w:rsid w:val="005113C2"/>
    <w:rsid w:val="005137EC"/>
    <w:rsid w:val="00513E44"/>
    <w:rsid w:val="005143CE"/>
    <w:rsid w:val="00515107"/>
    <w:rsid w:val="00516281"/>
    <w:rsid w:val="00520662"/>
    <w:rsid w:val="005236B1"/>
    <w:rsid w:val="005247E9"/>
    <w:rsid w:val="00524915"/>
    <w:rsid w:val="00524C36"/>
    <w:rsid w:val="005251AF"/>
    <w:rsid w:val="00525E2E"/>
    <w:rsid w:val="00526D0A"/>
    <w:rsid w:val="005277A2"/>
    <w:rsid w:val="00531EFE"/>
    <w:rsid w:val="00531FC9"/>
    <w:rsid w:val="00533498"/>
    <w:rsid w:val="00534843"/>
    <w:rsid w:val="005355A7"/>
    <w:rsid w:val="0053574F"/>
    <w:rsid w:val="00535C49"/>
    <w:rsid w:val="00536D18"/>
    <w:rsid w:val="005378C6"/>
    <w:rsid w:val="00540461"/>
    <w:rsid w:val="00540735"/>
    <w:rsid w:val="005431E2"/>
    <w:rsid w:val="00545C9E"/>
    <w:rsid w:val="00547ECC"/>
    <w:rsid w:val="005534EB"/>
    <w:rsid w:val="00554783"/>
    <w:rsid w:val="005551D8"/>
    <w:rsid w:val="00555B78"/>
    <w:rsid w:val="00556A68"/>
    <w:rsid w:val="0056005E"/>
    <w:rsid w:val="00560314"/>
    <w:rsid w:val="00561E5A"/>
    <w:rsid w:val="00562148"/>
    <w:rsid w:val="0056270D"/>
    <w:rsid w:val="00562BD7"/>
    <w:rsid w:val="005632D5"/>
    <w:rsid w:val="00563C7D"/>
    <w:rsid w:val="00564026"/>
    <w:rsid w:val="005648E3"/>
    <w:rsid w:val="005653A5"/>
    <w:rsid w:val="005658BE"/>
    <w:rsid w:val="0056606C"/>
    <w:rsid w:val="00567979"/>
    <w:rsid w:val="005704C2"/>
    <w:rsid w:val="00571399"/>
    <w:rsid w:val="00571ACC"/>
    <w:rsid w:val="0057265F"/>
    <w:rsid w:val="00573190"/>
    <w:rsid w:val="00581354"/>
    <w:rsid w:val="00583126"/>
    <w:rsid w:val="00583189"/>
    <w:rsid w:val="00585436"/>
    <w:rsid w:val="005862F7"/>
    <w:rsid w:val="00586B6E"/>
    <w:rsid w:val="00586C39"/>
    <w:rsid w:val="0058713F"/>
    <w:rsid w:val="005901B0"/>
    <w:rsid w:val="005905E8"/>
    <w:rsid w:val="00591333"/>
    <w:rsid w:val="00592502"/>
    <w:rsid w:val="005927E6"/>
    <w:rsid w:val="00596290"/>
    <w:rsid w:val="00596841"/>
    <w:rsid w:val="00597BA6"/>
    <w:rsid w:val="005A05EA"/>
    <w:rsid w:val="005A0FCA"/>
    <w:rsid w:val="005A1D99"/>
    <w:rsid w:val="005A2EB5"/>
    <w:rsid w:val="005A3A3E"/>
    <w:rsid w:val="005A4012"/>
    <w:rsid w:val="005A62C2"/>
    <w:rsid w:val="005A631F"/>
    <w:rsid w:val="005A7A48"/>
    <w:rsid w:val="005B07E0"/>
    <w:rsid w:val="005B163E"/>
    <w:rsid w:val="005B1D4E"/>
    <w:rsid w:val="005B331F"/>
    <w:rsid w:val="005B3870"/>
    <w:rsid w:val="005B3941"/>
    <w:rsid w:val="005B4167"/>
    <w:rsid w:val="005B698D"/>
    <w:rsid w:val="005B72B2"/>
    <w:rsid w:val="005B7947"/>
    <w:rsid w:val="005C0F13"/>
    <w:rsid w:val="005C1E6E"/>
    <w:rsid w:val="005C21B0"/>
    <w:rsid w:val="005C2B63"/>
    <w:rsid w:val="005C2C40"/>
    <w:rsid w:val="005C4321"/>
    <w:rsid w:val="005C4E0F"/>
    <w:rsid w:val="005C6AAE"/>
    <w:rsid w:val="005C7BA5"/>
    <w:rsid w:val="005D225D"/>
    <w:rsid w:val="005D2E01"/>
    <w:rsid w:val="005D3798"/>
    <w:rsid w:val="005D7B22"/>
    <w:rsid w:val="005D7DE2"/>
    <w:rsid w:val="005E02FB"/>
    <w:rsid w:val="005E0AC0"/>
    <w:rsid w:val="005E187F"/>
    <w:rsid w:val="005E5473"/>
    <w:rsid w:val="005E6B56"/>
    <w:rsid w:val="005E6C96"/>
    <w:rsid w:val="005E74B5"/>
    <w:rsid w:val="005F0F1C"/>
    <w:rsid w:val="005F3871"/>
    <w:rsid w:val="005F5CB7"/>
    <w:rsid w:val="005F6880"/>
    <w:rsid w:val="00601222"/>
    <w:rsid w:val="00603E71"/>
    <w:rsid w:val="00605FD7"/>
    <w:rsid w:val="00607494"/>
    <w:rsid w:val="00607510"/>
    <w:rsid w:val="00607A72"/>
    <w:rsid w:val="00607D96"/>
    <w:rsid w:val="0061291D"/>
    <w:rsid w:val="00615A7F"/>
    <w:rsid w:val="00616D95"/>
    <w:rsid w:val="00620FFC"/>
    <w:rsid w:val="00621FAD"/>
    <w:rsid w:val="006227D1"/>
    <w:rsid w:val="00627456"/>
    <w:rsid w:val="006302C8"/>
    <w:rsid w:val="0063046D"/>
    <w:rsid w:val="0063048B"/>
    <w:rsid w:val="006307A7"/>
    <w:rsid w:val="0063155E"/>
    <w:rsid w:val="00633B70"/>
    <w:rsid w:val="00633CBB"/>
    <w:rsid w:val="006352E9"/>
    <w:rsid w:val="00637690"/>
    <w:rsid w:val="00637AF2"/>
    <w:rsid w:val="00646477"/>
    <w:rsid w:val="006478FE"/>
    <w:rsid w:val="0065108B"/>
    <w:rsid w:val="00652ED4"/>
    <w:rsid w:val="0065339A"/>
    <w:rsid w:val="00660881"/>
    <w:rsid w:val="00663933"/>
    <w:rsid w:val="00664F24"/>
    <w:rsid w:val="00666C90"/>
    <w:rsid w:val="00666FF3"/>
    <w:rsid w:val="006671C8"/>
    <w:rsid w:val="00667839"/>
    <w:rsid w:val="006733DF"/>
    <w:rsid w:val="0067581E"/>
    <w:rsid w:val="00675D72"/>
    <w:rsid w:val="006775D3"/>
    <w:rsid w:val="00685F34"/>
    <w:rsid w:val="00686E94"/>
    <w:rsid w:val="00690ECB"/>
    <w:rsid w:val="0069110C"/>
    <w:rsid w:val="006916ED"/>
    <w:rsid w:val="00692A60"/>
    <w:rsid w:val="00692A65"/>
    <w:rsid w:val="00693C8E"/>
    <w:rsid w:val="006951AA"/>
    <w:rsid w:val="00695366"/>
    <w:rsid w:val="0069581D"/>
    <w:rsid w:val="0069586A"/>
    <w:rsid w:val="00696741"/>
    <w:rsid w:val="006A00D6"/>
    <w:rsid w:val="006A0286"/>
    <w:rsid w:val="006A07B8"/>
    <w:rsid w:val="006A0CA5"/>
    <w:rsid w:val="006A22FD"/>
    <w:rsid w:val="006A308E"/>
    <w:rsid w:val="006A43D4"/>
    <w:rsid w:val="006A4B80"/>
    <w:rsid w:val="006A4DBA"/>
    <w:rsid w:val="006A5B19"/>
    <w:rsid w:val="006A5F1B"/>
    <w:rsid w:val="006A6AC6"/>
    <w:rsid w:val="006A7A3C"/>
    <w:rsid w:val="006B0190"/>
    <w:rsid w:val="006B0823"/>
    <w:rsid w:val="006B3C13"/>
    <w:rsid w:val="006B42EB"/>
    <w:rsid w:val="006B471B"/>
    <w:rsid w:val="006B7A02"/>
    <w:rsid w:val="006C0AFF"/>
    <w:rsid w:val="006C48A5"/>
    <w:rsid w:val="006C4C8D"/>
    <w:rsid w:val="006C4D0B"/>
    <w:rsid w:val="006C4E76"/>
    <w:rsid w:val="006D0962"/>
    <w:rsid w:val="006D192B"/>
    <w:rsid w:val="006D2496"/>
    <w:rsid w:val="006D26FC"/>
    <w:rsid w:val="006D3235"/>
    <w:rsid w:val="006D448E"/>
    <w:rsid w:val="006D4A98"/>
    <w:rsid w:val="006D5886"/>
    <w:rsid w:val="006D726E"/>
    <w:rsid w:val="006D7D0E"/>
    <w:rsid w:val="006E0ACD"/>
    <w:rsid w:val="006E20B3"/>
    <w:rsid w:val="006E23AA"/>
    <w:rsid w:val="006E2778"/>
    <w:rsid w:val="006E32D3"/>
    <w:rsid w:val="006E38F0"/>
    <w:rsid w:val="006E43B6"/>
    <w:rsid w:val="006E7223"/>
    <w:rsid w:val="006E7DF4"/>
    <w:rsid w:val="006F068E"/>
    <w:rsid w:val="006F06ED"/>
    <w:rsid w:val="006F20DE"/>
    <w:rsid w:val="006F43CF"/>
    <w:rsid w:val="006F5CDC"/>
    <w:rsid w:val="006F6209"/>
    <w:rsid w:val="006F6704"/>
    <w:rsid w:val="006F6754"/>
    <w:rsid w:val="006F67A4"/>
    <w:rsid w:val="006F6E61"/>
    <w:rsid w:val="007037F2"/>
    <w:rsid w:val="00704178"/>
    <w:rsid w:val="007050E5"/>
    <w:rsid w:val="0070711D"/>
    <w:rsid w:val="007108AF"/>
    <w:rsid w:val="007160AC"/>
    <w:rsid w:val="00717F54"/>
    <w:rsid w:val="00721940"/>
    <w:rsid w:val="007244BA"/>
    <w:rsid w:val="0072711C"/>
    <w:rsid w:val="007278BE"/>
    <w:rsid w:val="00727B0F"/>
    <w:rsid w:val="00730BD6"/>
    <w:rsid w:val="007313B6"/>
    <w:rsid w:val="007334DD"/>
    <w:rsid w:val="00733B74"/>
    <w:rsid w:val="00733E6A"/>
    <w:rsid w:val="007370B2"/>
    <w:rsid w:val="007374C4"/>
    <w:rsid w:val="00740B8C"/>
    <w:rsid w:val="0074109D"/>
    <w:rsid w:val="0074197D"/>
    <w:rsid w:val="00744627"/>
    <w:rsid w:val="00744EAB"/>
    <w:rsid w:val="00747D24"/>
    <w:rsid w:val="00750BBA"/>
    <w:rsid w:val="00750D90"/>
    <w:rsid w:val="00751537"/>
    <w:rsid w:val="00753200"/>
    <w:rsid w:val="007536A6"/>
    <w:rsid w:val="00753CAC"/>
    <w:rsid w:val="00757DCE"/>
    <w:rsid w:val="00760E70"/>
    <w:rsid w:val="00760F5F"/>
    <w:rsid w:val="007617BD"/>
    <w:rsid w:val="00761C0E"/>
    <w:rsid w:val="00764DEA"/>
    <w:rsid w:val="00767D84"/>
    <w:rsid w:val="00771E3C"/>
    <w:rsid w:val="00772F62"/>
    <w:rsid w:val="007731E6"/>
    <w:rsid w:val="00773D0E"/>
    <w:rsid w:val="007753B4"/>
    <w:rsid w:val="0077580B"/>
    <w:rsid w:val="00780A1D"/>
    <w:rsid w:val="00780AD5"/>
    <w:rsid w:val="00784BDB"/>
    <w:rsid w:val="00785F45"/>
    <w:rsid w:val="00786C56"/>
    <w:rsid w:val="007905EF"/>
    <w:rsid w:val="00791F06"/>
    <w:rsid w:val="0079205F"/>
    <w:rsid w:val="007978A7"/>
    <w:rsid w:val="00797AFF"/>
    <w:rsid w:val="007A16D2"/>
    <w:rsid w:val="007A4DD1"/>
    <w:rsid w:val="007B0ED7"/>
    <w:rsid w:val="007B2463"/>
    <w:rsid w:val="007B35CF"/>
    <w:rsid w:val="007B44D3"/>
    <w:rsid w:val="007B704A"/>
    <w:rsid w:val="007B72CC"/>
    <w:rsid w:val="007B7685"/>
    <w:rsid w:val="007B76BD"/>
    <w:rsid w:val="007C00F4"/>
    <w:rsid w:val="007C03D1"/>
    <w:rsid w:val="007C04A7"/>
    <w:rsid w:val="007C0FDB"/>
    <w:rsid w:val="007C2C69"/>
    <w:rsid w:val="007C3AEE"/>
    <w:rsid w:val="007C454B"/>
    <w:rsid w:val="007C49C8"/>
    <w:rsid w:val="007C60F7"/>
    <w:rsid w:val="007D0527"/>
    <w:rsid w:val="007D065E"/>
    <w:rsid w:val="007D19D9"/>
    <w:rsid w:val="007D4F96"/>
    <w:rsid w:val="007D5182"/>
    <w:rsid w:val="007D6003"/>
    <w:rsid w:val="007D62E4"/>
    <w:rsid w:val="007D72D4"/>
    <w:rsid w:val="007E0857"/>
    <w:rsid w:val="007E1F29"/>
    <w:rsid w:val="007E245F"/>
    <w:rsid w:val="007E24E5"/>
    <w:rsid w:val="007E30D8"/>
    <w:rsid w:val="007E3356"/>
    <w:rsid w:val="007E41C2"/>
    <w:rsid w:val="007E4D89"/>
    <w:rsid w:val="007E56E6"/>
    <w:rsid w:val="007E68DA"/>
    <w:rsid w:val="007E6995"/>
    <w:rsid w:val="007E7163"/>
    <w:rsid w:val="007E7480"/>
    <w:rsid w:val="007F0724"/>
    <w:rsid w:val="007F0F59"/>
    <w:rsid w:val="007F4FCB"/>
    <w:rsid w:val="007F7EAE"/>
    <w:rsid w:val="00801210"/>
    <w:rsid w:val="00801B03"/>
    <w:rsid w:val="00804DA2"/>
    <w:rsid w:val="00805EB2"/>
    <w:rsid w:val="00807D86"/>
    <w:rsid w:val="00810139"/>
    <w:rsid w:val="008104E0"/>
    <w:rsid w:val="00810AF5"/>
    <w:rsid w:val="0081112A"/>
    <w:rsid w:val="00814975"/>
    <w:rsid w:val="00814EB7"/>
    <w:rsid w:val="008155D8"/>
    <w:rsid w:val="00817E80"/>
    <w:rsid w:val="00817ED3"/>
    <w:rsid w:val="00822EE5"/>
    <w:rsid w:val="00823291"/>
    <w:rsid w:val="00823DA4"/>
    <w:rsid w:val="00824EB0"/>
    <w:rsid w:val="00830382"/>
    <w:rsid w:val="008313CB"/>
    <w:rsid w:val="0083171B"/>
    <w:rsid w:val="00834BBB"/>
    <w:rsid w:val="008357AC"/>
    <w:rsid w:val="00836BB2"/>
    <w:rsid w:val="008401BB"/>
    <w:rsid w:val="008412BD"/>
    <w:rsid w:val="00842941"/>
    <w:rsid w:val="00843F87"/>
    <w:rsid w:val="00845C18"/>
    <w:rsid w:val="008460B8"/>
    <w:rsid w:val="00846327"/>
    <w:rsid w:val="00846F24"/>
    <w:rsid w:val="00847A8B"/>
    <w:rsid w:val="00847DA1"/>
    <w:rsid w:val="00851DEC"/>
    <w:rsid w:val="00852493"/>
    <w:rsid w:val="00853932"/>
    <w:rsid w:val="00853A99"/>
    <w:rsid w:val="00853BB2"/>
    <w:rsid w:val="008559B1"/>
    <w:rsid w:val="008564B3"/>
    <w:rsid w:val="00856B93"/>
    <w:rsid w:val="00862C13"/>
    <w:rsid w:val="0086538D"/>
    <w:rsid w:val="0086635F"/>
    <w:rsid w:val="00867547"/>
    <w:rsid w:val="00867F51"/>
    <w:rsid w:val="00872669"/>
    <w:rsid w:val="00873313"/>
    <w:rsid w:val="0087530F"/>
    <w:rsid w:val="00875557"/>
    <w:rsid w:val="00875B99"/>
    <w:rsid w:val="00876668"/>
    <w:rsid w:val="008767A7"/>
    <w:rsid w:val="008776DB"/>
    <w:rsid w:val="00880AA5"/>
    <w:rsid w:val="00880B49"/>
    <w:rsid w:val="00881AA6"/>
    <w:rsid w:val="008840CE"/>
    <w:rsid w:val="00886229"/>
    <w:rsid w:val="0089049C"/>
    <w:rsid w:val="0089355F"/>
    <w:rsid w:val="008958AA"/>
    <w:rsid w:val="0089613F"/>
    <w:rsid w:val="008965C5"/>
    <w:rsid w:val="00896889"/>
    <w:rsid w:val="00897864"/>
    <w:rsid w:val="00897BA5"/>
    <w:rsid w:val="00897C64"/>
    <w:rsid w:val="008A06A0"/>
    <w:rsid w:val="008A1331"/>
    <w:rsid w:val="008A1A29"/>
    <w:rsid w:val="008A4AA5"/>
    <w:rsid w:val="008A5399"/>
    <w:rsid w:val="008A6500"/>
    <w:rsid w:val="008B3F44"/>
    <w:rsid w:val="008B409C"/>
    <w:rsid w:val="008B4161"/>
    <w:rsid w:val="008B708F"/>
    <w:rsid w:val="008B7F4F"/>
    <w:rsid w:val="008C09F9"/>
    <w:rsid w:val="008C2267"/>
    <w:rsid w:val="008C2C3D"/>
    <w:rsid w:val="008C3D15"/>
    <w:rsid w:val="008C41B3"/>
    <w:rsid w:val="008C5856"/>
    <w:rsid w:val="008C721B"/>
    <w:rsid w:val="008C7821"/>
    <w:rsid w:val="008D06E1"/>
    <w:rsid w:val="008D0DFE"/>
    <w:rsid w:val="008D270E"/>
    <w:rsid w:val="008D277B"/>
    <w:rsid w:val="008D3B70"/>
    <w:rsid w:val="008D6B2A"/>
    <w:rsid w:val="008E0B79"/>
    <w:rsid w:val="008E3CBD"/>
    <w:rsid w:val="008E4EDA"/>
    <w:rsid w:val="008E4F35"/>
    <w:rsid w:val="008E7E4C"/>
    <w:rsid w:val="008F1F10"/>
    <w:rsid w:val="008F2760"/>
    <w:rsid w:val="008F5582"/>
    <w:rsid w:val="008F6EB8"/>
    <w:rsid w:val="008F76BA"/>
    <w:rsid w:val="008F7FAE"/>
    <w:rsid w:val="00901F94"/>
    <w:rsid w:val="0090217E"/>
    <w:rsid w:val="0090281F"/>
    <w:rsid w:val="00903615"/>
    <w:rsid w:val="00903858"/>
    <w:rsid w:val="00903ACB"/>
    <w:rsid w:val="0090530E"/>
    <w:rsid w:val="00907B21"/>
    <w:rsid w:val="00907F30"/>
    <w:rsid w:val="00911842"/>
    <w:rsid w:val="00912224"/>
    <w:rsid w:val="00912A15"/>
    <w:rsid w:val="00916DEC"/>
    <w:rsid w:val="00920A2B"/>
    <w:rsid w:val="009210F6"/>
    <w:rsid w:val="00923031"/>
    <w:rsid w:val="009243D8"/>
    <w:rsid w:val="009248E6"/>
    <w:rsid w:val="00924BAD"/>
    <w:rsid w:val="00925644"/>
    <w:rsid w:val="009274AD"/>
    <w:rsid w:val="00931307"/>
    <w:rsid w:val="0093224B"/>
    <w:rsid w:val="00932EA8"/>
    <w:rsid w:val="00933824"/>
    <w:rsid w:val="00934F93"/>
    <w:rsid w:val="00935E8E"/>
    <w:rsid w:val="00940A23"/>
    <w:rsid w:val="00942383"/>
    <w:rsid w:val="00942FE5"/>
    <w:rsid w:val="00942FFD"/>
    <w:rsid w:val="009478E5"/>
    <w:rsid w:val="00947FB6"/>
    <w:rsid w:val="00950AFE"/>
    <w:rsid w:val="00950E06"/>
    <w:rsid w:val="00951B6A"/>
    <w:rsid w:val="0095208C"/>
    <w:rsid w:val="00953693"/>
    <w:rsid w:val="00953800"/>
    <w:rsid w:val="00953801"/>
    <w:rsid w:val="0095417F"/>
    <w:rsid w:val="009548D9"/>
    <w:rsid w:val="00954EB8"/>
    <w:rsid w:val="009567BD"/>
    <w:rsid w:val="00960DA0"/>
    <w:rsid w:val="009626FE"/>
    <w:rsid w:val="0096399E"/>
    <w:rsid w:val="009665DC"/>
    <w:rsid w:val="00970920"/>
    <w:rsid w:val="00970CF7"/>
    <w:rsid w:val="00971569"/>
    <w:rsid w:val="00971B5E"/>
    <w:rsid w:val="00973BD2"/>
    <w:rsid w:val="00973C9D"/>
    <w:rsid w:val="00977598"/>
    <w:rsid w:val="00977683"/>
    <w:rsid w:val="00981AD6"/>
    <w:rsid w:val="00986082"/>
    <w:rsid w:val="009875C9"/>
    <w:rsid w:val="009879A7"/>
    <w:rsid w:val="00990CD0"/>
    <w:rsid w:val="00994341"/>
    <w:rsid w:val="009959DB"/>
    <w:rsid w:val="009A01CD"/>
    <w:rsid w:val="009A024A"/>
    <w:rsid w:val="009A19A2"/>
    <w:rsid w:val="009A41DC"/>
    <w:rsid w:val="009A488E"/>
    <w:rsid w:val="009A5477"/>
    <w:rsid w:val="009A7448"/>
    <w:rsid w:val="009A79E0"/>
    <w:rsid w:val="009B0424"/>
    <w:rsid w:val="009B1A1D"/>
    <w:rsid w:val="009B21F8"/>
    <w:rsid w:val="009B458B"/>
    <w:rsid w:val="009B5961"/>
    <w:rsid w:val="009B679D"/>
    <w:rsid w:val="009B6D18"/>
    <w:rsid w:val="009C35AE"/>
    <w:rsid w:val="009C37BA"/>
    <w:rsid w:val="009C6AD2"/>
    <w:rsid w:val="009C7397"/>
    <w:rsid w:val="009D35A9"/>
    <w:rsid w:val="009D52F2"/>
    <w:rsid w:val="009D7D17"/>
    <w:rsid w:val="009D7EFE"/>
    <w:rsid w:val="009E047A"/>
    <w:rsid w:val="009E0F2C"/>
    <w:rsid w:val="009E33D1"/>
    <w:rsid w:val="009E41A0"/>
    <w:rsid w:val="009E5CDF"/>
    <w:rsid w:val="009E6C1A"/>
    <w:rsid w:val="009F231A"/>
    <w:rsid w:val="009F3E7D"/>
    <w:rsid w:val="009F4100"/>
    <w:rsid w:val="009F44C4"/>
    <w:rsid w:val="009F5761"/>
    <w:rsid w:val="009F657E"/>
    <w:rsid w:val="009F6881"/>
    <w:rsid w:val="009F7F95"/>
    <w:rsid w:val="00A001FD"/>
    <w:rsid w:val="00A00D4D"/>
    <w:rsid w:val="00A01592"/>
    <w:rsid w:val="00A03195"/>
    <w:rsid w:val="00A03EC3"/>
    <w:rsid w:val="00A046BD"/>
    <w:rsid w:val="00A066D1"/>
    <w:rsid w:val="00A06BE9"/>
    <w:rsid w:val="00A0713C"/>
    <w:rsid w:val="00A10646"/>
    <w:rsid w:val="00A11192"/>
    <w:rsid w:val="00A2067A"/>
    <w:rsid w:val="00A20B4A"/>
    <w:rsid w:val="00A21A07"/>
    <w:rsid w:val="00A2259C"/>
    <w:rsid w:val="00A22B67"/>
    <w:rsid w:val="00A23096"/>
    <w:rsid w:val="00A24B38"/>
    <w:rsid w:val="00A24C9A"/>
    <w:rsid w:val="00A24F9C"/>
    <w:rsid w:val="00A250EF"/>
    <w:rsid w:val="00A25C22"/>
    <w:rsid w:val="00A302DE"/>
    <w:rsid w:val="00A30EF6"/>
    <w:rsid w:val="00A36CBD"/>
    <w:rsid w:val="00A37DFA"/>
    <w:rsid w:val="00A40030"/>
    <w:rsid w:val="00A40107"/>
    <w:rsid w:val="00A40207"/>
    <w:rsid w:val="00A4093E"/>
    <w:rsid w:val="00A40ADA"/>
    <w:rsid w:val="00A40F88"/>
    <w:rsid w:val="00A427DA"/>
    <w:rsid w:val="00A43A38"/>
    <w:rsid w:val="00A44831"/>
    <w:rsid w:val="00A464AA"/>
    <w:rsid w:val="00A468C2"/>
    <w:rsid w:val="00A52C63"/>
    <w:rsid w:val="00A5475B"/>
    <w:rsid w:val="00A60097"/>
    <w:rsid w:val="00A610E7"/>
    <w:rsid w:val="00A63372"/>
    <w:rsid w:val="00A63F1E"/>
    <w:rsid w:val="00A64503"/>
    <w:rsid w:val="00A67752"/>
    <w:rsid w:val="00A71496"/>
    <w:rsid w:val="00A71F24"/>
    <w:rsid w:val="00A731F1"/>
    <w:rsid w:val="00A744F6"/>
    <w:rsid w:val="00A75307"/>
    <w:rsid w:val="00A779E7"/>
    <w:rsid w:val="00A77A97"/>
    <w:rsid w:val="00A81013"/>
    <w:rsid w:val="00A818A0"/>
    <w:rsid w:val="00A820A6"/>
    <w:rsid w:val="00A829C5"/>
    <w:rsid w:val="00A84659"/>
    <w:rsid w:val="00A85C0B"/>
    <w:rsid w:val="00A86BE2"/>
    <w:rsid w:val="00A904D7"/>
    <w:rsid w:val="00A91373"/>
    <w:rsid w:val="00A91470"/>
    <w:rsid w:val="00A917EC"/>
    <w:rsid w:val="00A92842"/>
    <w:rsid w:val="00A95C9D"/>
    <w:rsid w:val="00AA15B0"/>
    <w:rsid w:val="00AA1EB7"/>
    <w:rsid w:val="00AA2346"/>
    <w:rsid w:val="00AA45D5"/>
    <w:rsid w:val="00AA4C0B"/>
    <w:rsid w:val="00AA65E1"/>
    <w:rsid w:val="00AA6AC8"/>
    <w:rsid w:val="00AA6CA5"/>
    <w:rsid w:val="00AA7823"/>
    <w:rsid w:val="00AB0832"/>
    <w:rsid w:val="00AB35E2"/>
    <w:rsid w:val="00AB3DEA"/>
    <w:rsid w:val="00AB598E"/>
    <w:rsid w:val="00AB61C2"/>
    <w:rsid w:val="00AB62E3"/>
    <w:rsid w:val="00AC0F25"/>
    <w:rsid w:val="00AC2EE1"/>
    <w:rsid w:val="00AC34BE"/>
    <w:rsid w:val="00AC6B98"/>
    <w:rsid w:val="00AC6D4E"/>
    <w:rsid w:val="00AC74C2"/>
    <w:rsid w:val="00AC74C3"/>
    <w:rsid w:val="00AD0844"/>
    <w:rsid w:val="00AD15EA"/>
    <w:rsid w:val="00AD1890"/>
    <w:rsid w:val="00AD1FFB"/>
    <w:rsid w:val="00AD2673"/>
    <w:rsid w:val="00AD53BB"/>
    <w:rsid w:val="00AD6001"/>
    <w:rsid w:val="00AD647C"/>
    <w:rsid w:val="00AE0C7A"/>
    <w:rsid w:val="00AE0C88"/>
    <w:rsid w:val="00AE122F"/>
    <w:rsid w:val="00AE24D3"/>
    <w:rsid w:val="00AE3C92"/>
    <w:rsid w:val="00AE4523"/>
    <w:rsid w:val="00AE4A67"/>
    <w:rsid w:val="00AE530B"/>
    <w:rsid w:val="00AE69D2"/>
    <w:rsid w:val="00AF03B5"/>
    <w:rsid w:val="00AF175A"/>
    <w:rsid w:val="00AF3F76"/>
    <w:rsid w:val="00AF4339"/>
    <w:rsid w:val="00AF4C25"/>
    <w:rsid w:val="00AF72B9"/>
    <w:rsid w:val="00AF77C4"/>
    <w:rsid w:val="00AF7C34"/>
    <w:rsid w:val="00B042E6"/>
    <w:rsid w:val="00B07A95"/>
    <w:rsid w:val="00B10AE4"/>
    <w:rsid w:val="00B127F3"/>
    <w:rsid w:val="00B14D1B"/>
    <w:rsid w:val="00B14FF4"/>
    <w:rsid w:val="00B17480"/>
    <w:rsid w:val="00B17F0A"/>
    <w:rsid w:val="00B21107"/>
    <w:rsid w:val="00B2232A"/>
    <w:rsid w:val="00B223F7"/>
    <w:rsid w:val="00B24923"/>
    <w:rsid w:val="00B255A6"/>
    <w:rsid w:val="00B3110F"/>
    <w:rsid w:val="00B31151"/>
    <w:rsid w:val="00B31CA5"/>
    <w:rsid w:val="00B32032"/>
    <w:rsid w:val="00B34211"/>
    <w:rsid w:val="00B3448B"/>
    <w:rsid w:val="00B3575F"/>
    <w:rsid w:val="00B35889"/>
    <w:rsid w:val="00B3661A"/>
    <w:rsid w:val="00B36B42"/>
    <w:rsid w:val="00B42D56"/>
    <w:rsid w:val="00B42DC0"/>
    <w:rsid w:val="00B4334F"/>
    <w:rsid w:val="00B44D71"/>
    <w:rsid w:val="00B46ED0"/>
    <w:rsid w:val="00B47686"/>
    <w:rsid w:val="00B511A4"/>
    <w:rsid w:val="00B51739"/>
    <w:rsid w:val="00B52382"/>
    <w:rsid w:val="00B54ED2"/>
    <w:rsid w:val="00B56BE5"/>
    <w:rsid w:val="00B63DC4"/>
    <w:rsid w:val="00B64260"/>
    <w:rsid w:val="00B65299"/>
    <w:rsid w:val="00B6539A"/>
    <w:rsid w:val="00B7065C"/>
    <w:rsid w:val="00B71B8D"/>
    <w:rsid w:val="00B7324E"/>
    <w:rsid w:val="00B753EB"/>
    <w:rsid w:val="00B75B34"/>
    <w:rsid w:val="00B75C31"/>
    <w:rsid w:val="00B75FD6"/>
    <w:rsid w:val="00B76C85"/>
    <w:rsid w:val="00B8162C"/>
    <w:rsid w:val="00B8163E"/>
    <w:rsid w:val="00B8247E"/>
    <w:rsid w:val="00B8340E"/>
    <w:rsid w:val="00B8495C"/>
    <w:rsid w:val="00B849DD"/>
    <w:rsid w:val="00B85ED7"/>
    <w:rsid w:val="00B86D8D"/>
    <w:rsid w:val="00B90014"/>
    <w:rsid w:val="00B9254D"/>
    <w:rsid w:val="00B92A0F"/>
    <w:rsid w:val="00B93087"/>
    <w:rsid w:val="00B93C01"/>
    <w:rsid w:val="00B95274"/>
    <w:rsid w:val="00B9598E"/>
    <w:rsid w:val="00B963BE"/>
    <w:rsid w:val="00B96E0A"/>
    <w:rsid w:val="00B979F4"/>
    <w:rsid w:val="00BA097D"/>
    <w:rsid w:val="00BA15CC"/>
    <w:rsid w:val="00BA1E64"/>
    <w:rsid w:val="00BA24ED"/>
    <w:rsid w:val="00BA3AB1"/>
    <w:rsid w:val="00BA433E"/>
    <w:rsid w:val="00BA51F5"/>
    <w:rsid w:val="00BA6916"/>
    <w:rsid w:val="00BA6E0D"/>
    <w:rsid w:val="00BB1A75"/>
    <w:rsid w:val="00BB2B3C"/>
    <w:rsid w:val="00BB370C"/>
    <w:rsid w:val="00BB69D5"/>
    <w:rsid w:val="00BB6F5D"/>
    <w:rsid w:val="00BC1F18"/>
    <w:rsid w:val="00BC3728"/>
    <w:rsid w:val="00BC3BAB"/>
    <w:rsid w:val="00BC4F51"/>
    <w:rsid w:val="00BC5BD0"/>
    <w:rsid w:val="00BD03D8"/>
    <w:rsid w:val="00BD15B8"/>
    <w:rsid w:val="00BD2D6D"/>
    <w:rsid w:val="00BD75DB"/>
    <w:rsid w:val="00BE004E"/>
    <w:rsid w:val="00BE1130"/>
    <w:rsid w:val="00BE1FB4"/>
    <w:rsid w:val="00BE256A"/>
    <w:rsid w:val="00BE559D"/>
    <w:rsid w:val="00BE6394"/>
    <w:rsid w:val="00BE6D35"/>
    <w:rsid w:val="00BF099D"/>
    <w:rsid w:val="00BF1B16"/>
    <w:rsid w:val="00BF3B54"/>
    <w:rsid w:val="00BF4BD9"/>
    <w:rsid w:val="00BF52D4"/>
    <w:rsid w:val="00BF7EB6"/>
    <w:rsid w:val="00C04F02"/>
    <w:rsid w:val="00C0647B"/>
    <w:rsid w:val="00C068B1"/>
    <w:rsid w:val="00C07946"/>
    <w:rsid w:val="00C11108"/>
    <w:rsid w:val="00C1144E"/>
    <w:rsid w:val="00C21846"/>
    <w:rsid w:val="00C21BEB"/>
    <w:rsid w:val="00C21D26"/>
    <w:rsid w:val="00C2241E"/>
    <w:rsid w:val="00C23077"/>
    <w:rsid w:val="00C236F2"/>
    <w:rsid w:val="00C26248"/>
    <w:rsid w:val="00C26B3C"/>
    <w:rsid w:val="00C26BF3"/>
    <w:rsid w:val="00C26F3A"/>
    <w:rsid w:val="00C30055"/>
    <w:rsid w:val="00C31DBA"/>
    <w:rsid w:val="00C3215F"/>
    <w:rsid w:val="00C3231C"/>
    <w:rsid w:val="00C330EC"/>
    <w:rsid w:val="00C33A5A"/>
    <w:rsid w:val="00C345A1"/>
    <w:rsid w:val="00C34BDF"/>
    <w:rsid w:val="00C3656F"/>
    <w:rsid w:val="00C36603"/>
    <w:rsid w:val="00C36F44"/>
    <w:rsid w:val="00C37DCB"/>
    <w:rsid w:val="00C40496"/>
    <w:rsid w:val="00C407AC"/>
    <w:rsid w:val="00C417A5"/>
    <w:rsid w:val="00C42F1F"/>
    <w:rsid w:val="00C42FCA"/>
    <w:rsid w:val="00C43437"/>
    <w:rsid w:val="00C43F50"/>
    <w:rsid w:val="00C45000"/>
    <w:rsid w:val="00C45A9F"/>
    <w:rsid w:val="00C4655B"/>
    <w:rsid w:val="00C507F2"/>
    <w:rsid w:val="00C53B42"/>
    <w:rsid w:val="00C57162"/>
    <w:rsid w:val="00C572BA"/>
    <w:rsid w:val="00C573B3"/>
    <w:rsid w:val="00C608F6"/>
    <w:rsid w:val="00C60F98"/>
    <w:rsid w:val="00C629E3"/>
    <w:rsid w:val="00C63AB8"/>
    <w:rsid w:val="00C63D1A"/>
    <w:rsid w:val="00C63FE8"/>
    <w:rsid w:val="00C64024"/>
    <w:rsid w:val="00C6613A"/>
    <w:rsid w:val="00C667F7"/>
    <w:rsid w:val="00C676ED"/>
    <w:rsid w:val="00C67934"/>
    <w:rsid w:val="00C67ED1"/>
    <w:rsid w:val="00C71DA8"/>
    <w:rsid w:val="00C71EBD"/>
    <w:rsid w:val="00C727E2"/>
    <w:rsid w:val="00C73B72"/>
    <w:rsid w:val="00C745FF"/>
    <w:rsid w:val="00C74A49"/>
    <w:rsid w:val="00C74C65"/>
    <w:rsid w:val="00C76B17"/>
    <w:rsid w:val="00C80399"/>
    <w:rsid w:val="00C811FE"/>
    <w:rsid w:val="00C81440"/>
    <w:rsid w:val="00C8190E"/>
    <w:rsid w:val="00C819D7"/>
    <w:rsid w:val="00C81EFC"/>
    <w:rsid w:val="00C82034"/>
    <w:rsid w:val="00C84E45"/>
    <w:rsid w:val="00C858A0"/>
    <w:rsid w:val="00C86605"/>
    <w:rsid w:val="00C86FA5"/>
    <w:rsid w:val="00C87D5C"/>
    <w:rsid w:val="00C87F51"/>
    <w:rsid w:val="00C93351"/>
    <w:rsid w:val="00C93609"/>
    <w:rsid w:val="00C941AA"/>
    <w:rsid w:val="00C94A05"/>
    <w:rsid w:val="00C979FE"/>
    <w:rsid w:val="00CA0496"/>
    <w:rsid w:val="00CA5CF4"/>
    <w:rsid w:val="00CA5EF2"/>
    <w:rsid w:val="00CB1FEF"/>
    <w:rsid w:val="00CB2F02"/>
    <w:rsid w:val="00CB4068"/>
    <w:rsid w:val="00CB4384"/>
    <w:rsid w:val="00CB622F"/>
    <w:rsid w:val="00CB63AC"/>
    <w:rsid w:val="00CB7AA9"/>
    <w:rsid w:val="00CC0790"/>
    <w:rsid w:val="00CC2613"/>
    <w:rsid w:val="00CC2749"/>
    <w:rsid w:val="00CC2B31"/>
    <w:rsid w:val="00CC45A3"/>
    <w:rsid w:val="00CC59AB"/>
    <w:rsid w:val="00CC7C19"/>
    <w:rsid w:val="00CD1410"/>
    <w:rsid w:val="00CD3D43"/>
    <w:rsid w:val="00CD4B6F"/>
    <w:rsid w:val="00CD4D15"/>
    <w:rsid w:val="00CD526A"/>
    <w:rsid w:val="00CE0AB9"/>
    <w:rsid w:val="00CE3D2D"/>
    <w:rsid w:val="00CE40CE"/>
    <w:rsid w:val="00CE48BC"/>
    <w:rsid w:val="00CE4B85"/>
    <w:rsid w:val="00CE5507"/>
    <w:rsid w:val="00CE63CB"/>
    <w:rsid w:val="00CE6EFC"/>
    <w:rsid w:val="00CF0B73"/>
    <w:rsid w:val="00CF128A"/>
    <w:rsid w:val="00CF4FED"/>
    <w:rsid w:val="00CF6A6F"/>
    <w:rsid w:val="00D00ADB"/>
    <w:rsid w:val="00D021C0"/>
    <w:rsid w:val="00D04B2F"/>
    <w:rsid w:val="00D04EA7"/>
    <w:rsid w:val="00D05B58"/>
    <w:rsid w:val="00D14263"/>
    <w:rsid w:val="00D1460E"/>
    <w:rsid w:val="00D14E77"/>
    <w:rsid w:val="00D17055"/>
    <w:rsid w:val="00D1718B"/>
    <w:rsid w:val="00D2377D"/>
    <w:rsid w:val="00D23793"/>
    <w:rsid w:val="00D25F2B"/>
    <w:rsid w:val="00D26023"/>
    <w:rsid w:val="00D27050"/>
    <w:rsid w:val="00D30A45"/>
    <w:rsid w:val="00D321CF"/>
    <w:rsid w:val="00D3271A"/>
    <w:rsid w:val="00D32A42"/>
    <w:rsid w:val="00D332AB"/>
    <w:rsid w:val="00D3509E"/>
    <w:rsid w:val="00D3617D"/>
    <w:rsid w:val="00D37280"/>
    <w:rsid w:val="00D373B1"/>
    <w:rsid w:val="00D40A67"/>
    <w:rsid w:val="00D415C1"/>
    <w:rsid w:val="00D4180E"/>
    <w:rsid w:val="00D41CEE"/>
    <w:rsid w:val="00D422C5"/>
    <w:rsid w:val="00D44268"/>
    <w:rsid w:val="00D450EF"/>
    <w:rsid w:val="00D45C23"/>
    <w:rsid w:val="00D46918"/>
    <w:rsid w:val="00D46B0C"/>
    <w:rsid w:val="00D47390"/>
    <w:rsid w:val="00D50966"/>
    <w:rsid w:val="00D52655"/>
    <w:rsid w:val="00D5381D"/>
    <w:rsid w:val="00D54264"/>
    <w:rsid w:val="00D545F5"/>
    <w:rsid w:val="00D54A43"/>
    <w:rsid w:val="00D56445"/>
    <w:rsid w:val="00D5722C"/>
    <w:rsid w:val="00D613D4"/>
    <w:rsid w:val="00D65B63"/>
    <w:rsid w:val="00D675CC"/>
    <w:rsid w:val="00D736B8"/>
    <w:rsid w:val="00D73877"/>
    <w:rsid w:val="00D74FA3"/>
    <w:rsid w:val="00D76440"/>
    <w:rsid w:val="00D766B0"/>
    <w:rsid w:val="00D76A4E"/>
    <w:rsid w:val="00D76FD6"/>
    <w:rsid w:val="00D810DD"/>
    <w:rsid w:val="00D81F31"/>
    <w:rsid w:val="00D82C6A"/>
    <w:rsid w:val="00D83728"/>
    <w:rsid w:val="00D84887"/>
    <w:rsid w:val="00D90CBD"/>
    <w:rsid w:val="00D9231C"/>
    <w:rsid w:val="00D93A68"/>
    <w:rsid w:val="00DA17BB"/>
    <w:rsid w:val="00DA4C3C"/>
    <w:rsid w:val="00DA6478"/>
    <w:rsid w:val="00DA6873"/>
    <w:rsid w:val="00DB0492"/>
    <w:rsid w:val="00DB4F2F"/>
    <w:rsid w:val="00DB56A0"/>
    <w:rsid w:val="00DC01DB"/>
    <w:rsid w:val="00DC1797"/>
    <w:rsid w:val="00DC35DB"/>
    <w:rsid w:val="00DC5782"/>
    <w:rsid w:val="00DC6205"/>
    <w:rsid w:val="00DC6505"/>
    <w:rsid w:val="00DC666F"/>
    <w:rsid w:val="00DC79F9"/>
    <w:rsid w:val="00DD0C80"/>
    <w:rsid w:val="00DD2698"/>
    <w:rsid w:val="00DD280E"/>
    <w:rsid w:val="00DD4013"/>
    <w:rsid w:val="00DD48C5"/>
    <w:rsid w:val="00DD654A"/>
    <w:rsid w:val="00DD7ED1"/>
    <w:rsid w:val="00DE2D52"/>
    <w:rsid w:val="00DE3305"/>
    <w:rsid w:val="00DE45E6"/>
    <w:rsid w:val="00DE5131"/>
    <w:rsid w:val="00DE5D25"/>
    <w:rsid w:val="00DE5FB0"/>
    <w:rsid w:val="00DE5FD8"/>
    <w:rsid w:val="00DE77C0"/>
    <w:rsid w:val="00DF3194"/>
    <w:rsid w:val="00DF3481"/>
    <w:rsid w:val="00DF38DD"/>
    <w:rsid w:val="00DF3C78"/>
    <w:rsid w:val="00DF477B"/>
    <w:rsid w:val="00DF4DBF"/>
    <w:rsid w:val="00DF7748"/>
    <w:rsid w:val="00DF7E39"/>
    <w:rsid w:val="00E00705"/>
    <w:rsid w:val="00E00940"/>
    <w:rsid w:val="00E01635"/>
    <w:rsid w:val="00E01B30"/>
    <w:rsid w:val="00E02622"/>
    <w:rsid w:val="00E035C3"/>
    <w:rsid w:val="00E06B34"/>
    <w:rsid w:val="00E0764A"/>
    <w:rsid w:val="00E1569B"/>
    <w:rsid w:val="00E165BF"/>
    <w:rsid w:val="00E205CA"/>
    <w:rsid w:val="00E21784"/>
    <w:rsid w:val="00E229CE"/>
    <w:rsid w:val="00E245A6"/>
    <w:rsid w:val="00E25F65"/>
    <w:rsid w:val="00E2720A"/>
    <w:rsid w:val="00E328A6"/>
    <w:rsid w:val="00E3293B"/>
    <w:rsid w:val="00E32AF7"/>
    <w:rsid w:val="00E32F4B"/>
    <w:rsid w:val="00E34447"/>
    <w:rsid w:val="00E35033"/>
    <w:rsid w:val="00E3523E"/>
    <w:rsid w:val="00E36616"/>
    <w:rsid w:val="00E36B6B"/>
    <w:rsid w:val="00E3781C"/>
    <w:rsid w:val="00E40D54"/>
    <w:rsid w:val="00E41069"/>
    <w:rsid w:val="00E4134F"/>
    <w:rsid w:val="00E51390"/>
    <w:rsid w:val="00E544F6"/>
    <w:rsid w:val="00E55814"/>
    <w:rsid w:val="00E55B52"/>
    <w:rsid w:val="00E568EC"/>
    <w:rsid w:val="00E61BB0"/>
    <w:rsid w:val="00E62ACE"/>
    <w:rsid w:val="00E633AF"/>
    <w:rsid w:val="00E65250"/>
    <w:rsid w:val="00E65551"/>
    <w:rsid w:val="00E6749B"/>
    <w:rsid w:val="00E67839"/>
    <w:rsid w:val="00E70D02"/>
    <w:rsid w:val="00E72C3A"/>
    <w:rsid w:val="00E74F35"/>
    <w:rsid w:val="00E753BB"/>
    <w:rsid w:val="00E76D8F"/>
    <w:rsid w:val="00E77523"/>
    <w:rsid w:val="00E8548D"/>
    <w:rsid w:val="00E87D0A"/>
    <w:rsid w:val="00E90E7F"/>
    <w:rsid w:val="00E9212F"/>
    <w:rsid w:val="00E93516"/>
    <w:rsid w:val="00E9392B"/>
    <w:rsid w:val="00E9449D"/>
    <w:rsid w:val="00E96AEB"/>
    <w:rsid w:val="00E9730B"/>
    <w:rsid w:val="00EA1002"/>
    <w:rsid w:val="00EA12C8"/>
    <w:rsid w:val="00EA16B0"/>
    <w:rsid w:val="00EA18C1"/>
    <w:rsid w:val="00EA2169"/>
    <w:rsid w:val="00EA270E"/>
    <w:rsid w:val="00EA2A66"/>
    <w:rsid w:val="00EA40DB"/>
    <w:rsid w:val="00EA4A6E"/>
    <w:rsid w:val="00EA51A8"/>
    <w:rsid w:val="00EB0265"/>
    <w:rsid w:val="00EB1C0A"/>
    <w:rsid w:val="00EB203D"/>
    <w:rsid w:val="00EB28E6"/>
    <w:rsid w:val="00EB3924"/>
    <w:rsid w:val="00EB799D"/>
    <w:rsid w:val="00EC072E"/>
    <w:rsid w:val="00EC391E"/>
    <w:rsid w:val="00EC3E6A"/>
    <w:rsid w:val="00EC4C6D"/>
    <w:rsid w:val="00EC6406"/>
    <w:rsid w:val="00EC65E6"/>
    <w:rsid w:val="00ED1FC7"/>
    <w:rsid w:val="00ED3043"/>
    <w:rsid w:val="00ED39D1"/>
    <w:rsid w:val="00ED3E5C"/>
    <w:rsid w:val="00ED6ECD"/>
    <w:rsid w:val="00EE0CE8"/>
    <w:rsid w:val="00EE180E"/>
    <w:rsid w:val="00EE463D"/>
    <w:rsid w:val="00EE568C"/>
    <w:rsid w:val="00EE5B45"/>
    <w:rsid w:val="00EE6FEF"/>
    <w:rsid w:val="00EF14DF"/>
    <w:rsid w:val="00EF14F3"/>
    <w:rsid w:val="00EF5077"/>
    <w:rsid w:val="00EF6168"/>
    <w:rsid w:val="00EF6635"/>
    <w:rsid w:val="00F0085E"/>
    <w:rsid w:val="00F00E42"/>
    <w:rsid w:val="00F02537"/>
    <w:rsid w:val="00F0640F"/>
    <w:rsid w:val="00F06E94"/>
    <w:rsid w:val="00F1071C"/>
    <w:rsid w:val="00F1356A"/>
    <w:rsid w:val="00F13FEB"/>
    <w:rsid w:val="00F1536B"/>
    <w:rsid w:val="00F15A06"/>
    <w:rsid w:val="00F20754"/>
    <w:rsid w:val="00F211C8"/>
    <w:rsid w:val="00F217E5"/>
    <w:rsid w:val="00F229C6"/>
    <w:rsid w:val="00F242FC"/>
    <w:rsid w:val="00F30499"/>
    <w:rsid w:val="00F3248F"/>
    <w:rsid w:val="00F32E4D"/>
    <w:rsid w:val="00F346D8"/>
    <w:rsid w:val="00F4053E"/>
    <w:rsid w:val="00F431F7"/>
    <w:rsid w:val="00F43D54"/>
    <w:rsid w:val="00F44243"/>
    <w:rsid w:val="00F468E6"/>
    <w:rsid w:val="00F50B15"/>
    <w:rsid w:val="00F543CB"/>
    <w:rsid w:val="00F5544E"/>
    <w:rsid w:val="00F561CA"/>
    <w:rsid w:val="00F567A3"/>
    <w:rsid w:val="00F576FF"/>
    <w:rsid w:val="00F60E9D"/>
    <w:rsid w:val="00F6246D"/>
    <w:rsid w:val="00F64381"/>
    <w:rsid w:val="00F649BE"/>
    <w:rsid w:val="00F65F9F"/>
    <w:rsid w:val="00F66856"/>
    <w:rsid w:val="00F701D0"/>
    <w:rsid w:val="00F711DF"/>
    <w:rsid w:val="00F77D42"/>
    <w:rsid w:val="00F81100"/>
    <w:rsid w:val="00F8129F"/>
    <w:rsid w:val="00F82A26"/>
    <w:rsid w:val="00F8434A"/>
    <w:rsid w:val="00F84A94"/>
    <w:rsid w:val="00F852F6"/>
    <w:rsid w:val="00F85910"/>
    <w:rsid w:val="00F85947"/>
    <w:rsid w:val="00F8623C"/>
    <w:rsid w:val="00F87E76"/>
    <w:rsid w:val="00F90167"/>
    <w:rsid w:val="00F9111B"/>
    <w:rsid w:val="00F935B9"/>
    <w:rsid w:val="00F95170"/>
    <w:rsid w:val="00F96386"/>
    <w:rsid w:val="00F96905"/>
    <w:rsid w:val="00FA06B1"/>
    <w:rsid w:val="00FA11BE"/>
    <w:rsid w:val="00FA2267"/>
    <w:rsid w:val="00FA2406"/>
    <w:rsid w:val="00FA44E3"/>
    <w:rsid w:val="00FA5B95"/>
    <w:rsid w:val="00FB0802"/>
    <w:rsid w:val="00FB4979"/>
    <w:rsid w:val="00FB5288"/>
    <w:rsid w:val="00FB5517"/>
    <w:rsid w:val="00FB69C4"/>
    <w:rsid w:val="00FC0DD1"/>
    <w:rsid w:val="00FC0EAF"/>
    <w:rsid w:val="00FC1377"/>
    <w:rsid w:val="00FC2475"/>
    <w:rsid w:val="00FC2D13"/>
    <w:rsid w:val="00FC32E6"/>
    <w:rsid w:val="00FC3DF2"/>
    <w:rsid w:val="00FC51C1"/>
    <w:rsid w:val="00FC5BF9"/>
    <w:rsid w:val="00FD0F2D"/>
    <w:rsid w:val="00FD1075"/>
    <w:rsid w:val="00FD3539"/>
    <w:rsid w:val="00FD5703"/>
    <w:rsid w:val="00FD79AD"/>
    <w:rsid w:val="00FE4464"/>
    <w:rsid w:val="00FE6FCC"/>
    <w:rsid w:val="00FE770A"/>
    <w:rsid w:val="00FF0FFF"/>
    <w:rsid w:val="00FF1F8A"/>
    <w:rsid w:val="00FF2890"/>
    <w:rsid w:val="00FF561F"/>
    <w:rsid w:val="00FF5B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243D"/>
  <w15:chartTrackingRefBased/>
  <w15:docId w15:val="{221E64DE-1544-44D5-A820-08914620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3BC7"/>
  </w:style>
  <w:style w:type="paragraph" w:styleId="1">
    <w:name w:val="heading 1"/>
    <w:basedOn w:val="a"/>
    <w:next w:val="a"/>
    <w:link w:val="10"/>
    <w:uiPriority w:val="9"/>
    <w:qFormat/>
    <w:rsid w:val="004D3B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D3B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qFormat/>
    <w:rsid w:val="004D3BC7"/>
    <w:pPr>
      <w:keepNext/>
      <w:tabs>
        <w:tab w:val="left" w:pos="1134"/>
      </w:tabs>
      <w:spacing w:after="0" w:line="240" w:lineRule="auto"/>
      <w:jc w:val="center"/>
      <w:outlineLvl w:val="2"/>
    </w:pPr>
    <w:rPr>
      <w:rFonts w:ascii="Times New Roman" w:eastAsia="Times New Roman" w:hAnsi="Times New Roman" w:cs="Times New Roman"/>
      <w:sz w:val="24"/>
      <w:szCs w:val="20"/>
    </w:rPr>
  </w:style>
  <w:style w:type="paragraph" w:styleId="5">
    <w:name w:val="heading 5"/>
    <w:basedOn w:val="a"/>
    <w:next w:val="a"/>
    <w:link w:val="50"/>
    <w:uiPriority w:val="9"/>
    <w:semiHidden/>
    <w:unhideWhenUsed/>
    <w:qFormat/>
    <w:rsid w:val="004D3BC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3BC7"/>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4D3BC7"/>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4D3BC7"/>
    <w:rPr>
      <w:rFonts w:ascii="Times New Roman" w:eastAsia="Times New Roman" w:hAnsi="Times New Roman" w:cs="Times New Roman"/>
      <w:sz w:val="24"/>
      <w:szCs w:val="20"/>
    </w:rPr>
  </w:style>
  <w:style w:type="character" w:customStyle="1" w:styleId="50">
    <w:name w:val="Заголовок 5 Знак"/>
    <w:basedOn w:val="a0"/>
    <w:link w:val="5"/>
    <w:uiPriority w:val="9"/>
    <w:semiHidden/>
    <w:rsid w:val="004D3BC7"/>
    <w:rPr>
      <w:rFonts w:asciiTheme="majorHAnsi" w:eastAsiaTheme="majorEastAsia" w:hAnsiTheme="majorHAnsi" w:cstheme="majorBidi"/>
      <w:color w:val="2E74B5" w:themeColor="accent1" w:themeShade="BF"/>
    </w:rPr>
  </w:style>
  <w:style w:type="paragraph" w:styleId="a3">
    <w:name w:val="Normal (Web)"/>
    <w:basedOn w:val="a"/>
    <w:uiPriority w:val="99"/>
    <w:unhideWhenUsed/>
    <w:rsid w:val="004D3BC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annotation reference"/>
    <w:basedOn w:val="a0"/>
    <w:uiPriority w:val="99"/>
    <w:unhideWhenUsed/>
    <w:rsid w:val="004D3BC7"/>
    <w:rPr>
      <w:sz w:val="16"/>
      <w:szCs w:val="16"/>
    </w:rPr>
  </w:style>
  <w:style w:type="paragraph" w:styleId="a5">
    <w:name w:val="annotation text"/>
    <w:basedOn w:val="a"/>
    <w:link w:val="a6"/>
    <w:uiPriority w:val="99"/>
    <w:unhideWhenUsed/>
    <w:rsid w:val="004D3BC7"/>
    <w:pPr>
      <w:spacing w:line="240" w:lineRule="auto"/>
    </w:pPr>
    <w:rPr>
      <w:sz w:val="20"/>
      <w:szCs w:val="20"/>
    </w:rPr>
  </w:style>
  <w:style w:type="character" w:customStyle="1" w:styleId="a6">
    <w:name w:val="Текст примечания Знак"/>
    <w:basedOn w:val="a0"/>
    <w:link w:val="a5"/>
    <w:uiPriority w:val="99"/>
    <w:rsid w:val="004D3BC7"/>
    <w:rPr>
      <w:sz w:val="20"/>
      <w:szCs w:val="20"/>
    </w:rPr>
  </w:style>
  <w:style w:type="paragraph" w:styleId="a7">
    <w:name w:val="annotation subject"/>
    <w:basedOn w:val="a5"/>
    <w:next w:val="a5"/>
    <w:link w:val="a8"/>
    <w:uiPriority w:val="99"/>
    <w:semiHidden/>
    <w:unhideWhenUsed/>
    <w:rsid w:val="004D3BC7"/>
    <w:rPr>
      <w:b/>
      <w:bCs/>
    </w:rPr>
  </w:style>
  <w:style w:type="character" w:customStyle="1" w:styleId="a8">
    <w:name w:val="Тема примечания Знак"/>
    <w:basedOn w:val="a6"/>
    <w:link w:val="a7"/>
    <w:uiPriority w:val="99"/>
    <w:semiHidden/>
    <w:rsid w:val="004D3BC7"/>
    <w:rPr>
      <w:b/>
      <w:bCs/>
      <w:sz w:val="20"/>
      <w:szCs w:val="20"/>
    </w:rPr>
  </w:style>
  <w:style w:type="paragraph" w:styleId="a9">
    <w:name w:val="Balloon Text"/>
    <w:basedOn w:val="a"/>
    <w:link w:val="aa"/>
    <w:uiPriority w:val="99"/>
    <w:semiHidden/>
    <w:unhideWhenUsed/>
    <w:rsid w:val="004D3BC7"/>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4D3BC7"/>
    <w:rPr>
      <w:rFonts w:ascii="Segoe UI" w:hAnsi="Segoe UI" w:cs="Segoe UI"/>
      <w:sz w:val="18"/>
      <w:szCs w:val="18"/>
    </w:rPr>
  </w:style>
  <w:style w:type="paragraph" w:customStyle="1" w:styleId="ConsPlusNormal">
    <w:name w:val="ConsPlusNormal"/>
    <w:rsid w:val="004D3BC7"/>
    <w:pPr>
      <w:widowControl w:val="0"/>
      <w:autoSpaceDE w:val="0"/>
      <w:autoSpaceDN w:val="0"/>
      <w:spacing w:after="0" w:line="240" w:lineRule="auto"/>
    </w:pPr>
    <w:rPr>
      <w:rFonts w:ascii="Times New Roman" w:eastAsiaTheme="minorEastAsia" w:hAnsi="Times New Roman" w:cs="Times New Roman"/>
      <w:sz w:val="24"/>
      <w:lang w:eastAsia="ru-RU"/>
    </w:rPr>
  </w:style>
  <w:style w:type="paragraph" w:styleId="ab">
    <w:name w:val="TOC Heading"/>
    <w:basedOn w:val="1"/>
    <w:next w:val="a"/>
    <w:uiPriority w:val="39"/>
    <w:unhideWhenUsed/>
    <w:qFormat/>
    <w:rsid w:val="004D3BC7"/>
    <w:pPr>
      <w:outlineLvl w:val="9"/>
    </w:pPr>
    <w:rPr>
      <w:lang w:eastAsia="ru-RU"/>
    </w:rPr>
  </w:style>
  <w:style w:type="paragraph" w:styleId="21">
    <w:name w:val="toc 2"/>
    <w:basedOn w:val="a"/>
    <w:next w:val="a"/>
    <w:autoRedefine/>
    <w:uiPriority w:val="39"/>
    <w:unhideWhenUsed/>
    <w:rsid w:val="004D3BC7"/>
    <w:pPr>
      <w:spacing w:after="100"/>
      <w:ind w:left="220"/>
    </w:pPr>
  </w:style>
  <w:style w:type="paragraph" w:styleId="31">
    <w:name w:val="toc 3"/>
    <w:basedOn w:val="a"/>
    <w:next w:val="a"/>
    <w:autoRedefine/>
    <w:uiPriority w:val="39"/>
    <w:unhideWhenUsed/>
    <w:rsid w:val="004D3BC7"/>
    <w:pPr>
      <w:spacing w:after="100"/>
      <w:ind w:left="440"/>
    </w:pPr>
  </w:style>
  <w:style w:type="character" w:styleId="ac">
    <w:name w:val="Hyperlink"/>
    <w:basedOn w:val="a0"/>
    <w:uiPriority w:val="99"/>
    <w:unhideWhenUsed/>
    <w:rsid w:val="004D3BC7"/>
    <w:rPr>
      <w:color w:val="0563C1" w:themeColor="hyperlink"/>
      <w:u w:val="single"/>
    </w:rPr>
  </w:style>
  <w:style w:type="paragraph" w:styleId="ad">
    <w:name w:val="List Paragraph"/>
    <w:basedOn w:val="a"/>
    <w:uiPriority w:val="34"/>
    <w:qFormat/>
    <w:rsid w:val="004D3BC7"/>
    <w:pPr>
      <w:spacing w:after="0" w:line="276" w:lineRule="auto"/>
      <w:ind w:left="720" w:firstLine="851"/>
      <w:contextualSpacing/>
      <w:jc w:val="both"/>
    </w:pPr>
    <w:rPr>
      <w:rFonts w:ascii="Times New Roman" w:eastAsia="Calibri" w:hAnsi="Times New Roman" w:cs="Times New Roman"/>
      <w:sz w:val="24"/>
    </w:rPr>
  </w:style>
  <w:style w:type="paragraph" w:customStyle="1" w:styleId="consplusnormal0">
    <w:name w:val="consplusnormal"/>
    <w:basedOn w:val="a"/>
    <w:rsid w:val="004D3BC7"/>
    <w:pPr>
      <w:spacing w:after="0" w:line="240" w:lineRule="auto"/>
    </w:pPr>
    <w:rPr>
      <w:rFonts w:ascii="Times New Roman" w:hAnsi="Times New Roman" w:cs="Times New Roman"/>
      <w:sz w:val="24"/>
      <w:szCs w:val="24"/>
      <w:lang w:eastAsia="ru-RU"/>
    </w:rPr>
  </w:style>
  <w:style w:type="paragraph" w:styleId="ae">
    <w:name w:val="header"/>
    <w:basedOn w:val="a"/>
    <w:link w:val="af"/>
    <w:uiPriority w:val="99"/>
    <w:unhideWhenUsed/>
    <w:rsid w:val="004D3BC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4D3BC7"/>
  </w:style>
  <w:style w:type="paragraph" w:styleId="af0">
    <w:name w:val="footer"/>
    <w:basedOn w:val="a"/>
    <w:link w:val="af1"/>
    <w:uiPriority w:val="99"/>
    <w:unhideWhenUsed/>
    <w:rsid w:val="004D3BC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4D3BC7"/>
  </w:style>
  <w:style w:type="character" w:customStyle="1" w:styleId="af2">
    <w:name w:val="Основной текст_"/>
    <w:basedOn w:val="a0"/>
    <w:link w:val="11"/>
    <w:rsid w:val="004D3BC7"/>
    <w:rPr>
      <w:rFonts w:ascii="Times New Roman" w:eastAsia="Times New Roman" w:hAnsi="Times New Roman" w:cs="Times New Roman"/>
      <w:shd w:val="clear" w:color="auto" w:fill="FFFFFF"/>
    </w:rPr>
  </w:style>
  <w:style w:type="paragraph" w:customStyle="1" w:styleId="11">
    <w:name w:val="Основной текст1"/>
    <w:basedOn w:val="a"/>
    <w:link w:val="af2"/>
    <w:rsid w:val="004D3BC7"/>
    <w:pPr>
      <w:widowControl w:val="0"/>
      <w:shd w:val="clear" w:color="auto" w:fill="FFFFFF"/>
      <w:spacing w:after="0" w:line="360" w:lineRule="auto"/>
      <w:ind w:firstLine="400"/>
    </w:pPr>
    <w:rPr>
      <w:rFonts w:ascii="Times New Roman" w:eastAsia="Times New Roman" w:hAnsi="Times New Roman" w:cs="Times New Roman"/>
    </w:rPr>
  </w:style>
  <w:style w:type="paragraph" w:styleId="af3">
    <w:name w:val="Revision"/>
    <w:hidden/>
    <w:uiPriority w:val="99"/>
    <w:semiHidden/>
    <w:rsid w:val="004D3BC7"/>
    <w:pPr>
      <w:spacing w:after="0" w:line="240" w:lineRule="auto"/>
    </w:pPr>
  </w:style>
  <w:style w:type="paragraph" w:styleId="af4">
    <w:name w:val="footnote text"/>
    <w:basedOn w:val="a"/>
    <w:link w:val="af5"/>
    <w:uiPriority w:val="99"/>
    <w:semiHidden/>
    <w:unhideWhenUsed/>
    <w:rsid w:val="00E21784"/>
    <w:pPr>
      <w:spacing w:after="0" w:line="240" w:lineRule="auto"/>
    </w:pPr>
    <w:rPr>
      <w:sz w:val="20"/>
      <w:szCs w:val="20"/>
    </w:rPr>
  </w:style>
  <w:style w:type="character" w:customStyle="1" w:styleId="af5">
    <w:name w:val="Текст сноски Знак"/>
    <w:basedOn w:val="a0"/>
    <w:link w:val="af4"/>
    <w:uiPriority w:val="99"/>
    <w:semiHidden/>
    <w:rsid w:val="00E21784"/>
    <w:rPr>
      <w:sz w:val="20"/>
      <w:szCs w:val="20"/>
    </w:rPr>
  </w:style>
  <w:style w:type="character" w:styleId="af6">
    <w:name w:val="footnote reference"/>
    <w:basedOn w:val="a0"/>
    <w:uiPriority w:val="99"/>
    <w:semiHidden/>
    <w:unhideWhenUsed/>
    <w:rsid w:val="00E21784"/>
    <w:rPr>
      <w:vertAlign w:val="superscript"/>
    </w:rPr>
  </w:style>
  <w:style w:type="paragraph" w:customStyle="1" w:styleId="ConsPlusTitle">
    <w:name w:val="ConsPlusTitle"/>
    <w:uiPriority w:val="99"/>
    <w:rsid w:val="00106DBC"/>
    <w:pPr>
      <w:widowControl w:val="0"/>
      <w:autoSpaceDE w:val="0"/>
      <w:autoSpaceDN w:val="0"/>
      <w:adjustRightInd w:val="0"/>
      <w:spacing w:after="0" w:line="240" w:lineRule="auto"/>
    </w:pPr>
    <w:rPr>
      <w:rFonts w:ascii="Arial" w:eastAsiaTheme="minorEastAsia" w:hAnsi="Arial" w:cs="Arial"/>
      <w:b/>
      <w:bCs/>
      <w:sz w:val="20"/>
      <w:szCs w:val="20"/>
      <w:lang w:eastAsia="ru-RU"/>
    </w:rPr>
  </w:style>
  <w:style w:type="paragraph" w:customStyle="1" w:styleId="ds-markdown-paragraph">
    <w:name w:val="ds-markdown-paragraph"/>
    <w:basedOn w:val="a"/>
    <w:rsid w:val="00A046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af7">
    <w:name w:val="Strong"/>
    <w:basedOn w:val="a0"/>
    <w:uiPriority w:val="22"/>
    <w:qFormat/>
    <w:rsid w:val="00A046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17650">
      <w:bodyDiv w:val="1"/>
      <w:marLeft w:val="0"/>
      <w:marRight w:val="0"/>
      <w:marTop w:val="0"/>
      <w:marBottom w:val="0"/>
      <w:divBdr>
        <w:top w:val="none" w:sz="0" w:space="0" w:color="auto"/>
        <w:left w:val="none" w:sz="0" w:space="0" w:color="auto"/>
        <w:bottom w:val="none" w:sz="0" w:space="0" w:color="auto"/>
        <w:right w:val="none" w:sz="0" w:space="0" w:color="auto"/>
      </w:divBdr>
    </w:div>
    <w:div w:id="93669847">
      <w:bodyDiv w:val="1"/>
      <w:marLeft w:val="0"/>
      <w:marRight w:val="0"/>
      <w:marTop w:val="0"/>
      <w:marBottom w:val="0"/>
      <w:divBdr>
        <w:top w:val="none" w:sz="0" w:space="0" w:color="auto"/>
        <w:left w:val="none" w:sz="0" w:space="0" w:color="auto"/>
        <w:bottom w:val="none" w:sz="0" w:space="0" w:color="auto"/>
        <w:right w:val="none" w:sz="0" w:space="0" w:color="auto"/>
      </w:divBdr>
    </w:div>
    <w:div w:id="136454810">
      <w:bodyDiv w:val="1"/>
      <w:marLeft w:val="0"/>
      <w:marRight w:val="0"/>
      <w:marTop w:val="0"/>
      <w:marBottom w:val="0"/>
      <w:divBdr>
        <w:top w:val="none" w:sz="0" w:space="0" w:color="auto"/>
        <w:left w:val="none" w:sz="0" w:space="0" w:color="auto"/>
        <w:bottom w:val="none" w:sz="0" w:space="0" w:color="auto"/>
        <w:right w:val="none" w:sz="0" w:space="0" w:color="auto"/>
      </w:divBdr>
    </w:div>
    <w:div w:id="275793763">
      <w:bodyDiv w:val="1"/>
      <w:marLeft w:val="0"/>
      <w:marRight w:val="0"/>
      <w:marTop w:val="0"/>
      <w:marBottom w:val="0"/>
      <w:divBdr>
        <w:top w:val="none" w:sz="0" w:space="0" w:color="auto"/>
        <w:left w:val="none" w:sz="0" w:space="0" w:color="auto"/>
        <w:bottom w:val="none" w:sz="0" w:space="0" w:color="auto"/>
        <w:right w:val="none" w:sz="0" w:space="0" w:color="auto"/>
      </w:divBdr>
    </w:div>
    <w:div w:id="302659905">
      <w:bodyDiv w:val="1"/>
      <w:marLeft w:val="0"/>
      <w:marRight w:val="0"/>
      <w:marTop w:val="0"/>
      <w:marBottom w:val="0"/>
      <w:divBdr>
        <w:top w:val="none" w:sz="0" w:space="0" w:color="auto"/>
        <w:left w:val="none" w:sz="0" w:space="0" w:color="auto"/>
        <w:bottom w:val="none" w:sz="0" w:space="0" w:color="auto"/>
        <w:right w:val="none" w:sz="0" w:space="0" w:color="auto"/>
      </w:divBdr>
    </w:div>
    <w:div w:id="312881075">
      <w:bodyDiv w:val="1"/>
      <w:marLeft w:val="0"/>
      <w:marRight w:val="0"/>
      <w:marTop w:val="0"/>
      <w:marBottom w:val="0"/>
      <w:divBdr>
        <w:top w:val="none" w:sz="0" w:space="0" w:color="auto"/>
        <w:left w:val="none" w:sz="0" w:space="0" w:color="auto"/>
        <w:bottom w:val="none" w:sz="0" w:space="0" w:color="auto"/>
        <w:right w:val="none" w:sz="0" w:space="0" w:color="auto"/>
      </w:divBdr>
    </w:div>
    <w:div w:id="436020520">
      <w:bodyDiv w:val="1"/>
      <w:marLeft w:val="0"/>
      <w:marRight w:val="0"/>
      <w:marTop w:val="0"/>
      <w:marBottom w:val="0"/>
      <w:divBdr>
        <w:top w:val="none" w:sz="0" w:space="0" w:color="auto"/>
        <w:left w:val="none" w:sz="0" w:space="0" w:color="auto"/>
        <w:bottom w:val="none" w:sz="0" w:space="0" w:color="auto"/>
        <w:right w:val="none" w:sz="0" w:space="0" w:color="auto"/>
      </w:divBdr>
      <w:divsChild>
        <w:div w:id="636224961">
          <w:marLeft w:val="0"/>
          <w:marRight w:val="0"/>
          <w:marTop w:val="0"/>
          <w:marBottom w:val="0"/>
          <w:divBdr>
            <w:top w:val="none" w:sz="0" w:space="0" w:color="auto"/>
            <w:left w:val="none" w:sz="0" w:space="0" w:color="auto"/>
            <w:bottom w:val="none" w:sz="0" w:space="0" w:color="auto"/>
            <w:right w:val="none" w:sz="0" w:space="0" w:color="auto"/>
          </w:divBdr>
        </w:div>
        <w:div w:id="1219324843">
          <w:marLeft w:val="0"/>
          <w:marRight w:val="0"/>
          <w:marTop w:val="0"/>
          <w:marBottom w:val="0"/>
          <w:divBdr>
            <w:top w:val="none" w:sz="0" w:space="0" w:color="auto"/>
            <w:left w:val="none" w:sz="0" w:space="0" w:color="auto"/>
            <w:bottom w:val="none" w:sz="0" w:space="0" w:color="auto"/>
            <w:right w:val="none" w:sz="0" w:space="0" w:color="auto"/>
          </w:divBdr>
        </w:div>
        <w:div w:id="1319460798">
          <w:marLeft w:val="0"/>
          <w:marRight w:val="0"/>
          <w:marTop w:val="0"/>
          <w:marBottom w:val="0"/>
          <w:divBdr>
            <w:top w:val="none" w:sz="0" w:space="0" w:color="auto"/>
            <w:left w:val="none" w:sz="0" w:space="0" w:color="auto"/>
            <w:bottom w:val="none" w:sz="0" w:space="0" w:color="auto"/>
            <w:right w:val="none" w:sz="0" w:space="0" w:color="auto"/>
          </w:divBdr>
        </w:div>
      </w:divsChild>
    </w:div>
    <w:div w:id="445656712">
      <w:bodyDiv w:val="1"/>
      <w:marLeft w:val="0"/>
      <w:marRight w:val="0"/>
      <w:marTop w:val="0"/>
      <w:marBottom w:val="0"/>
      <w:divBdr>
        <w:top w:val="none" w:sz="0" w:space="0" w:color="auto"/>
        <w:left w:val="none" w:sz="0" w:space="0" w:color="auto"/>
        <w:bottom w:val="none" w:sz="0" w:space="0" w:color="auto"/>
        <w:right w:val="none" w:sz="0" w:space="0" w:color="auto"/>
      </w:divBdr>
    </w:div>
    <w:div w:id="732966837">
      <w:bodyDiv w:val="1"/>
      <w:marLeft w:val="0"/>
      <w:marRight w:val="0"/>
      <w:marTop w:val="0"/>
      <w:marBottom w:val="0"/>
      <w:divBdr>
        <w:top w:val="none" w:sz="0" w:space="0" w:color="auto"/>
        <w:left w:val="none" w:sz="0" w:space="0" w:color="auto"/>
        <w:bottom w:val="none" w:sz="0" w:space="0" w:color="auto"/>
        <w:right w:val="none" w:sz="0" w:space="0" w:color="auto"/>
      </w:divBdr>
    </w:div>
    <w:div w:id="772438851">
      <w:bodyDiv w:val="1"/>
      <w:marLeft w:val="0"/>
      <w:marRight w:val="0"/>
      <w:marTop w:val="0"/>
      <w:marBottom w:val="0"/>
      <w:divBdr>
        <w:top w:val="none" w:sz="0" w:space="0" w:color="auto"/>
        <w:left w:val="none" w:sz="0" w:space="0" w:color="auto"/>
        <w:bottom w:val="none" w:sz="0" w:space="0" w:color="auto"/>
        <w:right w:val="none" w:sz="0" w:space="0" w:color="auto"/>
      </w:divBdr>
    </w:div>
    <w:div w:id="817842181">
      <w:bodyDiv w:val="1"/>
      <w:marLeft w:val="0"/>
      <w:marRight w:val="0"/>
      <w:marTop w:val="0"/>
      <w:marBottom w:val="0"/>
      <w:divBdr>
        <w:top w:val="none" w:sz="0" w:space="0" w:color="auto"/>
        <w:left w:val="none" w:sz="0" w:space="0" w:color="auto"/>
        <w:bottom w:val="none" w:sz="0" w:space="0" w:color="auto"/>
        <w:right w:val="none" w:sz="0" w:space="0" w:color="auto"/>
      </w:divBdr>
    </w:div>
    <w:div w:id="961109999">
      <w:bodyDiv w:val="1"/>
      <w:marLeft w:val="0"/>
      <w:marRight w:val="0"/>
      <w:marTop w:val="0"/>
      <w:marBottom w:val="0"/>
      <w:divBdr>
        <w:top w:val="none" w:sz="0" w:space="0" w:color="auto"/>
        <w:left w:val="none" w:sz="0" w:space="0" w:color="auto"/>
        <w:bottom w:val="none" w:sz="0" w:space="0" w:color="auto"/>
        <w:right w:val="none" w:sz="0" w:space="0" w:color="auto"/>
      </w:divBdr>
    </w:div>
    <w:div w:id="1006984398">
      <w:bodyDiv w:val="1"/>
      <w:marLeft w:val="0"/>
      <w:marRight w:val="0"/>
      <w:marTop w:val="0"/>
      <w:marBottom w:val="0"/>
      <w:divBdr>
        <w:top w:val="none" w:sz="0" w:space="0" w:color="auto"/>
        <w:left w:val="none" w:sz="0" w:space="0" w:color="auto"/>
        <w:bottom w:val="none" w:sz="0" w:space="0" w:color="auto"/>
        <w:right w:val="none" w:sz="0" w:space="0" w:color="auto"/>
      </w:divBdr>
    </w:div>
    <w:div w:id="1088232751">
      <w:bodyDiv w:val="1"/>
      <w:marLeft w:val="0"/>
      <w:marRight w:val="0"/>
      <w:marTop w:val="0"/>
      <w:marBottom w:val="0"/>
      <w:divBdr>
        <w:top w:val="none" w:sz="0" w:space="0" w:color="auto"/>
        <w:left w:val="none" w:sz="0" w:space="0" w:color="auto"/>
        <w:bottom w:val="none" w:sz="0" w:space="0" w:color="auto"/>
        <w:right w:val="none" w:sz="0" w:space="0" w:color="auto"/>
      </w:divBdr>
    </w:div>
    <w:div w:id="1144739634">
      <w:bodyDiv w:val="1"/>
      <w:marLeft w:val="0"/>
      <w:marRight w:val="0"/>
      <w:marTop w:val="0"/>
      <w:marBottom w:val="0"/>
      <w:divBdr>
        <w:top w:val="none" w:sz="0" w:space="0" w:color="auto"/>
        <w:left w:val="none" w:sz="0" w:space="0" w:color="auto"/>
        <w:bottom w:val="none" w:sz="0" w:space="0" w:color="auto"/>
        <w:right w:val="none" w:sz="0" w:space="0" w:color="auto"/>
      </w:divBdr>
    </w:div>
    <w:div w:id="1152676552">
      <w:bodyDiv w:val="1"/>
      <w:marLeft w:val="0"/>
      <w:marRight w:val="0"/>
      <w:marTop w:val="0"/>
      <w:marBottom w:val="0"/>
      <w:divBdr>
        <w:top w:val="none" w:sz="0" w:space="0" w:color="auto"/>
        <w:left w:val="none" w:sz="0" w:space="0" w:color="auto"/>
        <w:bottom w:val="none" w:sz="0" w:space="0" w:color="auto"/>
        <w:right w:val="none" w:sz="0" w:space="0" w:color="auto"/>
      </w:divBdr>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21207903">
      <w:bodyDiv w:val="1"/>
      <w:marLeft w:val="0"/>
      <w:marRight w:val="0"/>
      <w:marTop w:val="0"/>
      <w:marBottom w:val="0"/>
      <w:divBdr>
        <w:top w:val="none" w:sz="0" w:space="0" w:color="auto"/>
        <w:left w:val="none" w:sz="0" w:space="0" w:color="auto"/>
        <w:bottom w:val="none" w:sz="0" w:space="0" w:color="auto"/>
        <w:right w:val="none" w:sz="0" w:space="0" w:color="auto"/>
      </w:divBdr>
    </w:div>
    <w:div w:id="1447962545">
      <w:bodyDiv w:val="1"/>
      <w:marLeft w:val="0"/>
      <w:marRight w:val="0"/>
      <w:marTop w:val="0"/>
      <w:marBottom w:val="0"/>
      <w:divBdr>
        <w:top w:val="none" w:sz="0" w:space="0" w:color="auto"/>
        <w:left w:val="none" w:sz="0" w:space="0" w:color="auto"/>
        <w:bottom w:val="none" w:sz="0" w:space="0" w:color="auto"/>
        <w:right w:val="none" w:sz="0" w:space="0" w:color="auto"/>
      </w:divBdr>
    </w:div>
    <w:div w:id="1488591681">
      <w:bodyDiv w:val="1"/>
      <w:marLeft w:val="0"/>
      <w:marRight w:val="0"/>
      <w:marTop w:val="0"/>
      <w:marBottom w:val="0"/>
      <w:divBdr>
        <w:top w:val="none" w:sz="0" w:space="0" w:color="auto"/>
        <w:left w:val="none" w:sz="0" w:space="0" w:color="auto"/>
        <w:bottom w:val="none" w:sz="0" w:space="0" w:color="auto"/>
        <w:right w:val="none" w:sz="0" w:space="0" w:color="auto"/>
      </w:divBdr>
    </w:div>
    <w:div w:id="1791584245">
      <w:bodyDiv w:val="1"/>
      <w:marLeft w:val="0"/>
      <w:marRight w:val="0"/>
      <w:marTop w:val="0"/>
      <w:marBottom w:val="0"/>
      <w:divBdr>
        <w:top w:val="none" w:sz="0" w:space="0" w:color="auto"/>
        <w:left w:val="none" w:sz="0" w:space="0" w:color="auto"/>
        <w:bottom w:val="none" w:sz="0" w:space="0" w:color="auto"/>
        <w:right w:val="none" w:sz="0" w:space="0" w:color="auto"/>
      </w:divBdr>
    </w:div>
    <w:div w:id="1929149191">
      <w:bodyDiv w:val="1"/>
      <w:marLeft w:val="0"/>
      <w:marRight w:val="0"/>
      <w:marTop w:val="0"/>
      <w:marBottom w:val="0"/>
      <w:divBdr>
        <w:top w:val="none" w:sz="0" w:space="0" w:color="auto"/>
        <w:left w:val="none" w:sz="0" w:space="0" w:color="auto"/>
        <w:bottom w:val="none" w:sz="0" w:space="0" w:color="auto"/>
        <w:right w:val="none" w:sz="0" w:space="0" w:color="auto"/>
      </w:divBdr>
    </w:div>
    <w:div w:id="2042584532">
      <w:bodyDiv w:val="1"/>
      <w:marLeft w:val="0"/>
      <w:marRight w:val="0"/>
      <w:marTop w:val="0"/>
      <w:marBottom w:val="0"/>
      <w:divBdr>
        <w:top w:val="none" w:sz="0" w:space="0" w:color="auto"/>
        <w:left w:val="none" w:sz="0" w:space="0" w:color="auto"/>
        <w:bottom w:val="none" w:sz="0" w:space="0" w:color="auto"/>
        <w:right w:val="none" w:sz="0" w:space="0" w:color="auto"/>
      </w:divBdr>
    </w:div>
    <w:div w:id="212561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7FAFB-2B18-455A-8BE8-345E69DFF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30801</Words>
  <Characters>175567</Characters>
  <Application>Microsoft Office Word</Application>
  <DocSecurity>0</DocSecurity>
  <Lines>1463</Lines>
  <Paragraphs>411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user</cp:lastModifiedBy>
  <cp:revision>6</cp:revision>
  <cp:lastPrinted>2026-03-13T14:53:00Z</cp:lastPrinted>
  <dcterms:created xsi:type="dcterms:W3CDTF">2026-04-10T19:23:00Z</dcterms:created>
  <dcterms:modified xsi:type="dcterms:W3CDTF">2026-04-15T06:18:00Z</dcterms:modified>
</cp:coreProperties>
</file>