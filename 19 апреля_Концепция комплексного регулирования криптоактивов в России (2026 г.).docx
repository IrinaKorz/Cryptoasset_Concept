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513B0" w14:textId="6D98819C" w:rsidR="000154AF" w:rsidRDefault="00D136D6" w:rsidP="00A101DA">
      <w:pPr>
        <w:spacing w:after="160" w:line="276" w:lineRule="auto"/>
        <w:jc w:val="center"/>
        <w:rPr>
          <w:ins w:id="0" w:author="user" w:date="2026-04-17T23:03:00Z"/>
          <w:rFonts w:ascii="Times New Roman" w:hAnsi="Times New Roman" w:cs="Times New Roman"/>
          <w:b/>
          <w:sz w:val="28"/>
          <w:szCs w:val="28"/>
        </w:rPr>
      </w:pPr>
      <w:r w:rsidRPr="00D136D6">
        <w:rPr>
          <w:rFonts w:ascii="Times New Roman" w:hAnsi="Times New Roman" w:cs="Times New Roman"/>
          <w:b/>
          <w:sz w:val="28"/>
          <w:szCs w:val="28"/>
        </w:rPr>
        <w:t>Конце</w:t>
      </w:r>
      <w:r w:rsidRPr="00DF7827">
        <w:rPr>
          <w:rFonts w:ascii="Times New Roman" w:hAnsi="Times New Roman" w:cs="Times New Roman"/>
          <w:b/>
          <w:sz w:val="28"/>
          <w:szCs w:val="28"/>
        </w:rPr>
        <w:t xml:space="preserve">пция </w:t>
      </w:r>
      <w:del w:id="1" w:author="user" w:date="2026-04-17T23:03:00Z">
        <w:r w:rsidRPr="00DF7827" w:rsidDel="00B20BF8">
          <w:rPr>
            <w:rFonts w:ascii="Times New Roman" w:hAnsi="Times New Roman" w:cs="Times New Roman"/>
            <w:b/>
            <w:sz w:val="28"/>
            <w:szCs w:val="28"/>
          </w:rPr>
          <w:delText xml:space="preserve">Банка России по </w:delText>
        </w:r>
      </w:del>
      <w:r w:rsidRPr="00DF7827">
        <w:rPr>
          <w:rFonts w:ascii="Times New Roman" w:hAnsi="Times New Roman" w:cs="Times New Roman"/>
          <w:b/>
          <w:sz w:val="28"/>
          <w:szCs w:val="28"/>
        </w:rPr>
        <w:t>комплексно</w:t>
      </w:r>
      <w:ins w:id="2" w:author="user" w:date="2026-04-17T23:03:00Z">
        <w:r w:rsidR="00B20BF8" w:rsidRPr="00DF7827">
          <w:rPr>
            <w:rFonts w:ascii="Times New Roman" w:hAnsi="Times New Roman" w:cs="Times New Roman"/>
            <w:b/>
            <w:sz w:val="28"/>
            <w:szCs w:val="28"/>
            <w:rPrChange w:id="3" w:author="user" w:date="2026-04-17T23:03:00Z">
              <w:rPr>
                <w:rFonts w:ascii="Times New Roman" w:hAnsi="Times New Roman" w:cs="Times New Roman"/>
                <w:b/>
                <w:sz w:val="28"/>
                <w:szCs w:val="28"/>
                <w:highlight w:val="yellow"/>
              </w:rPr>
            </w:rPrChange>
          </w:rPr>
          <w:t>го</w:t>
        </w:r>
      </w:ins>
      <w:del w:id="4" w:author="user" w:date="2026-04-17T23:03:00Z">
        <w:r w:rsidRPr="00DF7827" w:rsidDel="00B20BF8">
          <w:rPr>
            <w:rFonts w:ascii="Times New Roman" w:hAnsi="Times New Roman" w:cs="Times New Roman"/>
            <w:b/>
            <w:sz w:val="28"/>
            <w:szCs w:val="28"/>
          </w:rPr>
          <w:delText>му</w:delText>
        </w:r>
      </w:del>
      <w:r w:rsidRPr="00DF7827">
        <w:rPr>
          <w:rFonts w:ascii="Times New Roman" w:hAnsi="Times New Roman" w:cs="Times New Roman"/>
          <w:b/>
          <w:sz w:val="28"/>
          <w:szCs w:val="28"/>
        </w:rPr>
        <w:t xml:space="preserve"> регулированию криптоактивов в России</w:t>
      </w:r>
      <w:r w:rsidR="00A101DA" w:rsidRPr="00DF7827">
        <w:rPr>
          <w:rFonts w:ascii="Times New Roman" w:hAnsi="Times New Roman" w:cs="Times New Roman"/>
          <w:b/>
          <w:sz w:val="28"/>
          <w:szCs w:val="28"/>
        </w:rPr>
        <w:t xml:space="preserve"> </w:t>
      </w:r>
      <w:del w:id="5" w:author="user" w:date="2026-04-17T23:03:00Z">
        <w:r w:rsidR="00A101DA" w:rsidRPr="00DF7827" w:rsidDel="00DF7827">
          <w:rPr>
            <w:rFonts w:ascii="Times New Roman" w:hAnsi="Times New Roman" w:cs="Times New Roman"/>
            <w:b/>
            <w:sz w:val="28"/>
            <w:szCs w:val="28"/>
          </w:rPr>
          <w:delText>(2026 г.)</w:delText>
        </w:r>
      </w:del>
      <w:r w:rsidRPr="00D136D6">
        <w:rPr>
          <w:rFonts w:ascii="Times New Roman" w:hAnsi="Times New Roman" w:cs="Times New Roman"/>
          <w:b/>
          <w:sz w:val="28"/>
          <w:szCs w:val="28"/>
        </w:rPr>
        <w:t xml:space="preserve"> </w:t>
      </w:r>
    </w:p>
    <w:p w14:paraId="0EB13303" w14:textId="77777777" w:rsidR="00DF7827" w:rsidRPr="00B22B37" w:rsidRDefault="00DF7827" w:rsidP="00A101DA">
      <w:pPr>
        <w:spacing w:after="160" w:line="276" w:lineRule="auto"/>
        <w:jc w:val="center"/>
        <w:rPr>
          <w:rFonts w:ascii="Times New Roman" w:hAnsi="Times New Roman" w:cs="Times New Roman"/>
          <w:b/>
          <w:i/>
          <w:sz w:val="26"/>
          <w:szCs w:val="26"/>
        </w:rPr>
      </w:pPr>
    </w:p>
    <w:p w14:paraId="0FE11ADC" w14:textId="77777777" w:rsidR="000154AF" w:rsidRPr="00B22B37" w:rsidRDefault="000154AF" w:rsidP="000154AF">
      <w:pPr>
        <w:spacing w:after="160" w:line="259" w:lineRule="auto"/>
        <w:rPr>
          <w:rFonts w:ascii="Times New Roman" w:hAnsi="Times New Roman" w:cs="Times New Roman"/>
          <w:b/>
          <w:i/>
          <w:sz w:val="26"/>
          <w:szCs w:val="26"/>
        </w:rPr>
      </w:pPr>
      <w:r w:rsidRPr="00B22B37">
        <w:rPr>
          <w:rFonts w:ascii="Times New Roman" w:hAnsi="Times New Roman" w:cs="Times New Roman"/>
          <w:b/>
          <w:i/>
          <w:sz w:val="26"/>
          <w:szCs w:val="26"/>
        </w:rPr>
        <w:t xml:space="preserve">Введение </w:t>
      </w:r>
    </w:p>
    <w:p w14:paraId="57CC678B" w14:textId="77777777" w:rsidR="00B20BF8" w:rsidRPr="00B20BF8" w:rsidRDefault="00B20BF8" w:rsidP="00B20BF8">
      <w:pPr>
        <w:spacing w:line="360" w:lineRule="auto"/>
        <w:ind w:firstLine="709"/>
        <w:jc w:val="both"/>
        <w:rPr>
          <w:ins w:id="6" w:author="user" w:date="2026-04-17T23:02:00Z"/>
          <w:sz w:val="28"/>
          <w:szCs w:val="28"/>
          <w:rPrChange w:id="7" w:author="user" w:date="2026-04-17T23:03:00Z">
            <w:rPr>
              <w:ins w:id="8" w:author="user" w:date="2026-04-17T23:02:00Z"/>
              <w:sz w:val="28"/>
              <w:szCs w:val="28"/>
              <w:highlight w:val="green"/>
            </w:rPr>
          </w:rPrChange>
        </w:rPr>
      </w:pPr>
      <w:ins w:id="9" w:author="user" w:date="2026-04-17T23:02:00Z">
        <w:r w:rsidRPr="00B20BF8">
          <w:rPr>
            <w:sz w:val="28"/>
            <w:szCs w:val="28"/>
            <w:rPrChange w:id="10" w:author="user" w:date="2026-04-17T23:03:00Z">
              <w:rPr>
                <w:sz w:val="28"/>
                <w:szCs w:val="28"/>
                <w:highlight w:val="green"/>
              </w:rPr>
            </w:rPrChange>
          </w:rPr>
          <w:t xml:space="preserve">С 2019 года в России сформировалось самостоятельное направление регулирования цифрового сегмента финансового рынка </w:t>
        </w:r>
        <w:r w:rsidRPr="00B20BF8">
          <w:rPr>
            <w:rStyle w:val="a9"/>
            <w:b w:val="0"/>
            <w:sz w:val="28"/>
            <w:szCs w:val="28"/>
            <w:rPrChange w:id="11" w:author="user" w:date="2026-04-17T23:03:00Z">
              <w:rPr>
                <w:rStyle w:val="a9"/>
                <w:b w:val="0"/>
                <w:sz w:val="28"/>
                <w:szCs w:val="28"/>
                <w:highlight w:val="green"/>
              </w:rPr>
            </w:rPrChange>
          </w:rPr>
          <w:t>на базе</w:t>
        </w:r>
        <w:r w:rsidRPr="00B20BF8">
          <w:rPr>
            <w:sz w:val="28"/>
            <w:szCs w:val="28"/>
            <w:rPrChange w:id="12" w:author="user" w:date="2026-04-17T23:03:00Z">
              <w:rPr>
                <w:sz w:val="28"/>
                <w:szCs w:val="28"/>
                <w:highlight w:val="green"/>
              </w:rPr>
            </w:rPrChange>
          </w:rPr>
          <w:t xml:space="preserve"> технологий криптографии и смарт-контрактов, которое оформило появление </w:t>
        </w:r>
        <w:r w:rsidRPr="00B20BF8" w:rsidDel="00242445">
          <w:rPr>
            <w:sz w:val="28"/>
            <w:szCs w:val="28"/>
            <w:rPrChange w:id="13" w:author="user" w:date="2026-04-17T23:03:00Z">
              <w:rPr>
                <w:sz w:val="28"/>
                <w:szCs w:val="28"/>
                <w:highlight w:val="green"/>
              </w:rPr>
            </w:rPrChange>
          </w:rPr>
          <w:t>цифрового сегмента инфраструктуры финансового рынка</w:t>
        </w:r>
        <w:r w:rsidRPr="00B20BF8">
          <w:rPr>
            <w:sz w:val="28"/>
            <w:szCs w:val="28"/>
            <w:rPrChange w:id="14" w:author="user" w:date="2026-04-17T23:03:00Z">
              <w:rPr>
                <w:sz w:val="28"/>
                <w:szCs w:val="28"/>
                <w:highlight w:val="green"/>
              </w:rPr>
            </w:rPrChange>
          </w:rPr>
          <w:t xml:space="preserve">: </w:t>
        </w:r>
      </w:ins>
    </w:p>
    <w:p w14:paraId="57AD295E" w14:textId="47386642" w:rsidR="00B20BF8" w:rsidRPr="00B20BF8" w:rsidRDefault="00B20BF8" w:rsidP="00B20BF8">
      <w:pPr>
        <w:spacing w:line="360" w:lineRule="auto"/>
        <w:ind w:firstLine="709"/>
        <w:jc w:val="both"/>
        <w:rPr>
          <w:ins w:id="15" w:author="user" w:date="2026-04-17T23:02:00Z"/>
          <w:sz w:val="28"/>
          <w:szCs w:val="28"/>
          <w:rPrChange w:id="16" w:author="user" w:date="2026-04-17T23:03:00Z">
            <w:rPr>
              <w:ins w:id="17" w:author="user" w:date="2026-04-17T23:02:00Z"/>
              <w:sz w:val="28"/>
              <w:szCs w:val="28"/>
              <w:highlight w:val="green"/>
            </w:rPr>
          </w:rPrChange>
        </w:rPr>
      </w:pPr>
      <w:ins w:id="18" w:author="user" w:date="2026-04-17T23:02:00Z">
        <w:r w:rsidRPr="00B20BF8">
          <w:rPr>
            <w:sz w:val="28"/>
            <w:szCs w:val="28"/>
            <w:rPrChange w:id="19" w:author="user" w:date="2026-04-17T23:03:00Z">
              <w:rPr>
                <w:sz w:val="28"/>
                <w:szCs w:val="28"/>
                <w:highlight w:val="green"/>
              </w:rPr>
            </w:rPrChange>
          </w:rPr>
          <w:t>- новых видов финансовых активов, к числу которых относятся: цифровой рубль,</w:t>
        </w:r>
      </w:ins>
      <w:ins w:id="20" w:author="user" w:date="2026-04-18T19:36:00Z">
        <w:r w:rsidR="001F1695">
          <w:rPr>
            <w:sz w:val="28"/>
            <w:szCs w:val="28"/>
          </w:rPr>
          <w:t xml:space="preserve"> цифровые права</w:t>
        </w:r>
        <w:r w:rsidR="001F1695">
          <w:rPr>
            <w:rStyle w:val="a5"/>
            <w:sz w:val="28"/>
            <w:szCs w:val="28"/>
          </w:rPr>
          <w:footnoteReference w:id="1"/>
        </w:r>
        <w:r w:rsidR="001F1695">
          <w:rPr>
            <w:sz w:val="28"/>
            <w:szCs w:val="28"/>
          </w:rPr>
          <w:t>,</w:t>
        </w:r>
      </w:ins>
      <w:ins w:id="27" w:author="user" w:date="2026-04-17T23:02:00Z">
        <w:r w:rsidRPr="00B20BF8">
          <w:rPr>
            <w:sz w:val="28"/>
            <w:szCs w:val="28"/>
            <w:rPrChange w:id="28" w:author="user" w:date="2026-04-17T23:03:00Z">
              <w:rPr>
                <w:sz w:val="28"/>
                <w:szCs w:val="28"/>
                <w:highlight w:val="green"/>
              </w:rPr>
            </w:rPrChange>
          </w:rPr>
          <w:t xml:space="preserve"> цифровая валюта; </w:t>
        </w:r>
      </w:ins>
    </w:p>
    <w:p w14:paraId="2918EE3D" w14:textId="336EF899" w:rsidR="00B20BF8" w:rsidRDefault="00B20BF8" w:rsidP="00B20BF8">
      <w:pPr>
        <w:spacing w:line="360" w:lineRule="auto"/>
        <w:ind w:firstLine="709"/>
        <w:jc w:val="both"/>
        <w:rPr>
          <w:ins w:id="29" w:author="user" w:date="2026-04-18T20:05:00Z"/>
          <w:sz w:val="28"/>
          <w:szCs w:val="28"/>
        </w:rPr>
      </w:pPr>
      <w:ins w:id="30" w:author="user" w:date="2026-04-17T23:02:00Z">
        <w:r w:rsidRPr="00B20BF8">
          <w:rPr>
            <w:sz w:val="28"/>
            <w:szCs w:val="28"/>
            <w:rPrChange w:id="31" w:author="user" w:date="2026-04-17T23:03:00Z">
              <w:rPr>
                <w:sz w:val="28"/>
                <w:szCs w:val="28"/>
                <w:highlight w:val="green"/>
              </w:rPr>
            </w:rPrChange>
          </w:rPr>
          <w:t xml:space="preserve">- новых видов </w:t>
        </w:r>
        <w:r w:rsidRPr="00AB08BB">
          <w:rPr>
            <w:sz w:val="28"/>
            <w:szCs w:val="28"/>
            <w:rPrChange w:id="32" w:author="user" w:date="2026-04-18T19:35:00Z">
              <w:rPr>
                <w:sz w:val="28"/>
                <w:szCs w:val="28"/>
                <w:highlight w:val="green"/>
              </w:rPr>
            </w:rPrChange>
          </w:rPr>
          <w:t>финансовых</w:t>
        </w:r>
      </w:ins>
      <w:ins w:id="33" w:author="user" w:date="2026-04-17T23:16:00Z">
        <w:r w:rsidR="001F2A24" w:rsidRPr="00AB08BB">
          <w:rPr>
            <w:sz w:val="28"/>
            <w:szCs w:val="28"/>
          </w:rPr>
          <w:t xml:space="preserve"> институтов</w:t>
        </w:r>
      </w:ins>
      <w:ins w:id="34" w:author="user" w:date="2026-04-17T23:02:00Z">
        <w:r w:rsidRPr="00AB08BB">
          <w:rPr>
            <w:sz w:val="28"/>
            <w:szCs w:val="28"/>
            <w:rPrChange w:id="35" w:author="user" w:date="2026-04-18T19:35:00Z">
              <w:rPr>
                <w:sz w:val="28"/>
                <w:szCs w:val="28"/>
                <w:highlight w:val="green"/>
              </w:rPr>
            </w:rPrChange>
          </w:rPr>
          <w:t xml:space="preserve">, к числу которых относятся: операторы </w:t>
        </w:r>
      </w:ins>
      <w:ins w:id="36" w:author="user" w:date="2026-04-17T23:15:00Z">
        <w:r w:rsidR="001F2A24" w:rsidRPr="00AB08BB">
          <w:rPr>
            <w:sz w:val="28"/>
            <w:szCs w:val="28"/>
          </w:rPr>
          <w:t xml:space="preserve">платформы цифрового рубля, операторы </w:t>
        </w:r>
      </w:ins>
      <w:ins w:id="37" w:author="user" w:date="2026-04-17T23:02:00Z">
        <w:r w:rsidRPr="00AB08BB">
          <w:rPr>
            <w:sz w:val="28"/>
            <w:szCs w:val="28"/>
            <w:rPrChange w:id="38" w:author="user" w:date="2026-04-18T19:35:00Z">
              <w:rPr>
                <w:sz w:val="28"/>
                <w:szCs w:val="28"/>
                <w:highlight w:val="green"/>
              </w:rPr>
            </w:rPrChange>
          </w:rPr>
          <w:t>информационной системы, в которой осуществляется выпуск цифровых финансовых активов (далее – операторы информационной системы ЦФА и др.</w:t>
        </w:r>
        <w:r w:rsidRPr="00AB08BB">
          <w:rPr>
            <w:sz w:val="28"/>
            <w:szCs w:val="28"/>
          </w:rPr>
          <w:t xml:space="preserve">  </w:t>
        </w:r>
      </w:ins>
      <w:ins w:id="39" w:author="user" w:date="2026-04-18T09:21:00Z">
        <w:r w:rsidR="004F4711" w:rsidRPr="00AB08BB">
          <w:rPr>
            <w:rStyle w:val="a5"/>
            <w:sz w:val="28"/>
            <w:szCs w:val="28"/>
          </w:rPr>
          <w:footnoteReference w:id="2"/>
        </w:r>
      </w:ins>
    </w:p>
    <w:p w14:paraId="3B277FAD" w14:textId="77777777" w:rsidR="00B20BF8" w:rsidRPr="00B20BF8" w:rsidRDefault="00B20BF8" w:rsidP="00B20BF8">
      <w:pPr>
        <w:spacing w:line="360" w:lineRule="auto"/>
        <w:ind w:firstLine="709"/>
        <w:jc w:val="both"/>
        <w:rPr>
          <w:ins w:id="49" w:author="user" w:date="2026-04-17T23:02:00Z"/>
          <w:sz w:val="28"/>
          <w:szCs w:val="28"/>
          <w:rPrChange w:id="50" w:author="user" w:date="2026-04-17T23:03:00Z">
            <w:rPr>
              <w:ins w:id="51" w:author="user" w:date="2026-04-17T23:02:00Z"/>
              <w:sz w:val="28"/>
              <w:szCs w:val="28"/>
              <w:highlight w:val="green"/>
            </w:rPr>
          </w:rPrChange>
        </w:rPr>
      </w:pPr>
      <w:ins w:id="52" w:author="user" w:date="2026-04-17T23:02:00Z">
        <w:r w:rsidRPr="00AB08BB">
          <w:rPr>
            <w:sz w:val="28"/>
            <w:szCs w:val="28"/>
            <w:rPrChange w:id="53" w:author="user" w:date="2026-04-18T19:35:00Z">
              <w:rPr>
                <w:sz w:val="28"/>
                <w:szCs w:val="28"/>
                <w:highlight w:val="green"/>
              </w:rPr>
            </w:rPrChange>
          </w:rPr>
          <w:t>Законодательство Российской</w:t>
        </w:r>
        <w:r w:rsidRPr="00B20BF8">
          <w:rPr>
            <w:sz w:val="28"/>
            <w:szCs w:val="28"/>
            <w:rPrChange w:id="54" w:author="user" w:date="2026-04-17T23:03:00Z">
              <w:rPr>
                <w:sz w:val="28"/>
                <w:szCs w:val="28"/>
                <w:highlight w:val="green"/>
              </w:rPr>
            </w:rPrChange>
          </w:rPr>
          <w:t xml:space="preserve"> Федерации, устанавливающее требования к операторам цифрового сегмента инфраструктуры финансового рынка, предусматривает особые требования к их информационным системам. Так, инвестиционная платформа должна соответствовать следующим требованиям:</w:t>
        </w:r>
      </w:ins>
    </w:p>
    <w:p w14:paraId="7559E291" w14:textId="77777777" w:rsidR="00B20BF8" w:rsidRPr="00B20BF8" w:rsidRDefault="00B20BF8" w:rsidP="00B20BF8">
      <w:pPr>
        <w:spacing w:line="360" w:lineRule="auto"/>
        <w:ind w:firstLine="709"/>
        <w:contextualSpacing/>
        <w:jc w:val="both"/>
        <w:rPr>
          <w:ins w:id="55" w:author="user" w:date="2026-04-17T23:02:00Z"/>
          <w:sz w:val="28"/>
          <w:szCs w:val="28"/>
          <w:rPrChange w:id="56" w:author="user" w:date="2026-04-17T23:03:00Z">
            <w:rPr>
              <w:ins w:id="57" w:author="user" w:date="2026-04-17T23:02:00Z"/>
              <w:sz w:val="28"/>
              <w:szCs w:val="28"/>
              <w:highlight w:val="green"/>
            </w:rPr>
          </w:rPrChange>
        </w:rPr>
      </w:pPr>
      <w:ins w:id="58" w:author="user" w:date="2026-04-17T23:02:00Z">
        <w:r w:rsidRPr="00B20BF8">
          <w:rPr>
            <w:sz w:val="28"/>
            <w:szCs w:val="28"/>
            <w:rPrChange w:id="59" w:author="user" w:date="2026-04-17T23:03:00Z">
              <w:rPr>
                <w:sz w:val="28"/>
                <w:szCs w:val="28"/>
                <w:highlight w:val="green"/>
              </w:rPr>
            </w:rPrChange>
          </w:rPr>
          <w:t>- база данных инвестиционной платформы должна находиться под управлением программ, установленных на узлах инвестиционной платформы;</w:t>
        </w:r>
      </w:ins>
    </w:p>
    <w:p w14:paraId="1455C2E6" w14:textId="77777777" w:rsidR="00B20BF8" w:rsidRPr="00B20BF8" w:rsidRDefault="00B20BF8" w:rsidP="00B20BF8">
      <w:pPr>
        <w:spacing w:line="360" w:lineRule="auto"/>
        <w:ind w:firstLine="709"/>
        <w:contextualSpacing/>
        <w:jc w:val="both"/>
        <w:rPr>
          <w:ins w:id="60" w:author="user" w:date="2026-04-17T23:02:00Z"/>
          <w:sz w:val="28"/>
          <w:szCs w:val="28"/>
          <w:rPrChange w:id="61" w:author="user" w:date="2026-04-17T23:03:00Z">
            <w:rPr>
              <w:ins w:id="62" w:author="user" w:date="2026-04-17T23:02:00Z"/>
              <w:sz w:val="28"/>
              <w:szCs w:val="28"/>
              <w:highlight w:val="green"/>
            </w:rPr>
          </w:rPrChange>
        </w:rPr>
      </w:pPr>
      <w:ins w:id="63" w:author="user" w:date="2026-04-17T23:02:00Z">
        <w:r w:rsidRPr="00B20BF8">
          <w:rPr>
            <w:sz w:val="28"/>
            <w:szCs w:val="28"/>
            <w:rPrChange w:id="64" w:author="user" w:date="2026-04-17T23:03:00Z">
              <w:rPr>
                <w:sz w:val="28"/>
                <w:szCs w:val="28"/>
                <w:highlight w:val="green"/>
              </w:rPr>
            </w:rPrChange>
          </w:rPr>
          <w:t xml:space="preserve">- на всех узлах в автоматическом режиме (без участия человека) должна поддерживаться тождественность информации, содержащейся в базах данных инвестиционной платформы; </w:t>
        </w:r>
      </w:ins>
    </w:p>
    <w:p w14:paraId="3922AC86" w14:textId="77777777" w:rsidR="00B20BF8" w:rsidRPr="00B20BF8" w:rsidRDefault="00B20BF8" w:rsidP="00B20BF8">
      <w:pPr>
        <w:spacing w:line="360" w:lineRule="auto"/>
        <w:ind w:firstLine="709"/>
        <w:contextualSpacing/>
        <w:jc w:val="both"/>
        <w:rPr>
          <w:ins w:id="65" w:author="user" w:date="2026-04-17T23:02:00Z"/>
          <w:sz w:val="28"/>
          <w:szCs w:val="28"/>
          <w:rPrChange w:id="66" w:author="user" w:date="2026-04-17T23:03:00Z">
            <w:rPr>
              <w:ins w:id="67" w:author="user" w:date="2026-04-17T23:02:00Z"/>
              <w:sz w:val="28"/>
              <w:szCs w:val="28"/>
              <w:highlight w:val="green"/>
            </w:rPr>
          </w:rPrChange>
        </w:rPr>
      </w:pPr>
      <w:ins w:id="68" w:author="user" w:date="2026-04-17T23:02:00Z">
        <w:r w:rsidRPr="00B20BF8">
          <w:rPr>
            <w:sz w:val="28"/>
            <w:szCs w:val="28"/>
            <w:rPrChange w:id="69" w:author="user" w:date="2026-04-17T23:03:00Z">
              <w:rPr>
                <w:sz w:val="28"/>
                <w:szCs w:val="28"/>
                <w:highlight w:val="green"/>
              </w:rPr>
            </w:rPrChange>
          </w:rPr>
          <w:lastRenderedPageBreak/>
          <w:t>- наличие уникальных условных обозначений активов, которые в ней учитываются (для УЦП) или одинаковых активов (для УЦП);</w:t>
        </w:r>
      </w:ins>
    </w:p>
    <w:p w14:paraId="024168A6" w14:textId="77777777" w:rsidR="00B20BF8" w:rsidRPr="00B20BF8" w:rsidRDefault="00B20BF8" w:rsidP="00B20BF8">
      <w:pPr>
        <w:spacing w:line="360" w:lineRule="auto"/>
        <w:ind w:firstLine="709"/>
        <w:contextualSpacing/>
        <w:jc w:val="both"/>
        <w:rPr>
          <w:ins w:id="70" w:author="user" w:date="2026-04-17T23:02:00Z"/>
          <w:sz w:val="28"/>
          <w:szCs w:val="28"/>
          <w:rPrChange w:id="71" w:author="user" w:date="2026-04-17T23:03:00Z">
            <w:rPr>
              <w:ins w:id="72" w:author="user" w:date="2026-04-17T23:02:00Z"/>
              <w:sz w:val="28"/>
              <w:szCs w:val="28"/>
              <w:highlight w:val="green"/>
            </w:rPr>
          </w:rPrChange>
        </w:rPr>
      </w:pPr>
      <w:ins w:id="73" w:author="user" w:date="2026-04-17T23:02:00Z">
        <w:r w:rsidRPr="00B20BF8">
          <w:rPr>
            <w:sz w:val="28"/>
            <w:szCs w:val="28"/>
            <w:rPrChange w:id="74" w:author="user" w:date="2026-04-17T23:03:00Z">
              <w:rPr>
                <w:sz w:val="28"/>
                <w:szCs w:val="28"/>
                <w:highlight w:val="green"/>
              </w:rPr>
            </w:rPrChange>
          </w:rPr>
          <w:t xml:space="preserve">- база данных инвестиционной платформы должна храниться на физически отделенных друг от друга технических </w:t>
        </w:r>
        <w:commentRangeStart w:id="75"/>
        <w:r w:rsidRPr="00B20BF8">
          <w:rPr>
            <w:sz w:val="28"/>
            <w:szCs w:val="28"/>
            <w:rPrChange w:id="76" w:author="user" w:date="2026-04-17T23:03:00Z">
              <w:rPr>
                <w:sz w:val="28"/>
                <w:szCs w:val="28"/>
                <w:highlight w:val="green"/>
              </w:rPr>
            </w:rPrChange>
          </w:rPr>
          <w:t>средствах инвестиционной платформы, подключенных к узлам инвестиционной платф</w:t>
        </w:r>
      </w:ins>
      <w:commentRangeEnd w:id="75"/>
      <w:ins w:id="77" w:author="user" w:date="2026-04-18T09:21:00Z">
        <w:r w:rsidR="004F4711">
          <w:rPr>
            <w:rStyle w:val="ac"/>
          </w:rPr>
          <w:commentReference w:id="75"/>
        </w:r>
      </w:ins>
      <w:ins w:id="78" w:author="user" w:date="2026-04-17T23:02:00Z">
        <w:r w:rsidRPr="00B20BF8">
          <w:rPr>
            <w:sz w:val="28"/>
            <w:szCs w:val="28"/>
            <w:rPrChange w:id="79" w:author="user" w:date="2026-04-17T23:03:00Z">
              <w:rPr>
                <w:sz w:val="28"/>
                <w:szCs w:val="28"/>
                <w:highlight w:val="green"/>
              </w:rPr>
            </w:rPrChange>
          </w:rPr>
          <w:t>ормы.</w:t>
        </w:r>
      </w:ins>
    </w:p>
    <w:p w14:paraId="22586539" w14:textId="77777777" w:rsidR="00B20BF8" w:rsidRPr="00B20BF8" w:rsidRDefault="00B20BF8" w:rsidP="00B20BF8">
      <w:pPr>
        <w:spacing w:line="360" w:lineRule="auto"/>
        <w:ind w:firstLine="709"/>
        <w:contextualSpacing/>
        <w:jc w:val="both"/>
        <w:rPr>
          <w:ins w:id="80" w:author="user" w:date="2026-04-17T23:02:00Z"/>
          <w:sz w:val="28"/>
          <w:szCs w:val="28"/>
          <w:rPrChange w:id="81" w:author="user" w:date="2026-04-17T23:03:00Z">
            <w:rPr>
              <w:ins w:id="82" w:author="user" w:date="2026-04-17T23:02:00Z"/>
              <w:sz w:val="28"/>
              <w:szCs w:val="28"/>
              <w:highlight w:val="green"/>
            </w:rPr>
          </w:rPrChange>
        </w:rPr>
      </w:pPr>
      <w:ins w:id="83" w:author="user" w:date="2026-04-17T23:02:00Z">
        <w:r w:rsidRPr="00B20BF8">
          <w:rPr>
            <w:sz w:val="28"/>
            <w:rPrChange w:id="84" w:author="user" w:date="2026-04-17T23:03:00Z">
              <w:rPr>
                <w:sz w:val="28"/>
                <w:highlight w:val="green"/>
              </w:rPr>
            </w:rPrChange>
          </w:rPr>
          <w:t>Свойствами, которым должны соответствовать</w:t>
        </w:r>
        <w:r w:rsidRPr="00B20BF8">
          <w:rPr>
            <w:sz w:val="28"/>
            <w:szCs w:val="28"/>
            <w:rPrChange w:id="85" w:author="user" w:date="2026-04-17T23:03:00Z">
              <w:rPr>
                <w:sz w:val="28"/>
                <w:szCs w:val="28"/>
                <w:highlight w:val="green"/>
              </w:rPr>
            </w:rPrChange>
          </w:rPr>
          <w:t xml:space="preserve"> информационные системы, в которых выпускаются, учитываются и обращаются ЦФА являются:</w:t>
        </w:r>
      </w:ins>
    </w:p>
    <w:p w14:paraId="34300909" w14:textId="77777777" w:rsidR="00B20BF8" w:rsidRPr="00B20BF8" w:rsidRDefault="00B20BF8" w:rsidP="00B20BF8">
      <w:pPr>
        <w:spacing w:line="360" w:lineRule="auto"/>
        <w:ind w:firstLine="709"/>
        <w:contextualSpacing/>
        <w:jc w:val="both"/>
        <w:rPr>
          <w:ins w:id="86" w:author="user" w:date="2026-04-17T23:02:00Z"/>
          <w:sz w:val="28"/>
          <w:szCs w:val="28"/>
          <w:rPrChange w:id="87" w:author="user" w:date="2026-04-17T23:03:00Z">
            <w:rPr>
              <w:ins w:id="88" w:author="user" w:date="2026-04-17T23:02:00Z"/>
              <w:sz w:val="28"/>
              <w:szCs w:val="28"/>
              <w:highlight w:val="green"/>
            </w:rPr>
          </w:rPrChange>
        </w:rPr>
      </w:pPr>
      <w:ins w:id="89" w:author="user" w:date="2026-04-17T23:02:00Z">
        <w:r w:rsidRPr="00B20BF8">
          <w:rPr>
            <w:sz w:val="28"/>
            <w:szCs w:val="28"/>
            <w:rPrChange w:id="90" w:author="user" w:date="2026-04-17T23:03:00Z">
              <w:rPr>
                <w:sz w:val="28"/>
                <w:szCs w:val="28"/>
                <w:highlight w:val="green"/>
              </w:rPr>
            </w:rPrChange>
          </w:rPr>
          <w:t>- целостность и достоверность информации о ЦФА, содержащейся в записях информационной системы;</w:t>
        </w:r>
      </w:ins>
    </w:p>
    <w:p w14:paraId="31D77A22" w14:textId="77777777" w:rsidR="00B20BF8" w:rsidRPr="00B20BF8" w:rsidRDefault="00B20BF8" w:rsidP="00B20BF8">
      <w:pPr>
        <w:spacing w:line="360" w:lineRule="auto"/>
        <w:ind w:firstLine="709"/>
        <w:contextualSpacing/>
        <w:jc w:val="both"/>
        <w:rPr>
          <w:ins w:id="91" w:author="user" w:date="2026-04-17T23:02:00Z"/>
          <w:sz w:val="28"/>
          <w:szCs w:val="28"/>
        </w:rPr>
      </w:pPr>
      <w:ins w:id="92" w:author="user" w:date="2026-04-17T23:02:00Z">
        <w:r w:rsidRPr="00B20BF8">
          <w:rPr>
            <w:sz w:val="28"/>
            <w:szCs w:val="28"/>
            <w:rPrChange w:id="93" w:author="user" w:date="2026-04-17T23:03:00Z">
              <w:rPr>
                <w:sz w:val="28"/>
                <w:szCs w:val="28"/>
                <w:highlight w:val="green"/>
              </w:rPr>
            </w:rPrChange>
          </w:rPr>
          <w:t>- корректность реализации алгоритма (алгоритмов) создания, хранения и обновления информации, содержащейся в распределенном реестре;</w:t>
        </w:r>
      </w:ins>
    </w:p>
    <w:p w14:paraId="3275385A" w14:textId="77777777" w:rsidR="00B20BF8" w:rsidRPr="00B20BF8" w:rsidRDefault="00B20BF8" w:rsidP="00B20BF8">
      <w:pPr>
        <w:spacing w:line="360" w:lineRule="auto"/>
        <w:ind w:firstLine="709"/>
        <w:contextualSpacing/>
        <w:jc w:val="both"/>
        <w:rPr>
          <w:ins w:id="94" w:author="user" w:date="2026-04-17T23:02:00Z"/>
          <w:sz w:val="28"/>
          <w:szCs w:val="28"/>
          <w:lang w:eastAsia="zh-CN"/>
          <w:rPrChange w:id="95" w:author="user" w:date="2026-04-17T23:03:00Z">
            <w:rPr>
              <w:ins w:id="96" w:author="user" w:date="2026-04-17T23:02:00Z"/>
              <w:sz w:val="28"/>
              <w:szCs w:val="28"/>
              <w:highlight w:val="green"/>
              <w:lang w:eastAsia="zh-CN"/>
            </w:rPr>
          </w:rPrChange>
        </w:rPr>
      </w:pPr>
      <w:ins w:id="97" w:author="user" w:date="2026-04-17T23:02:00Z">
        <w:r w:rsidRPr="00B20BF8">
          <w:rPr>
            <w:sz w:val="28"/>
            <w:szCs w:val="28"/>
            <w:rPrChange w:id="98" w:author="user" w:date="2026-04-17T23:03:00Z">
              <w:rPr>
                <w:sz w:val="28"/>
                <w:szCs w:val="28"/>
                <w:highlight w:val="green"/>
              </w:rPr>
            </w:rPrChange>
          </w:rPr>
          <w:t xml:space="preserve">- корректность реализации алгоритма (алгоритмов), обеспечивающих </w:t>
        </w:r>
        <w:r w:rsidRPr="00B20BF8">
          <w:rPr>
            <w:sz w:val="28"/>
            <w:szCs w:val="28"/>
            <w:lang w:eastAsia="zh-CN"/>
            <w:rPrChange w:id="99" w:author="user" w:date="2026-04-17T23:03:00Z">
              <w:rPr>
                <w:sz w:val="28"/>
                <w:szCs w:val="28"/>
                <w:highlight w:val="green"/>
                <w:lang w:eastAsia="zh-CN"/>
              </w:rPr>
            </w:rPrChange>
          </w:rPr>
          <w:t>тождественность указанной информации во всех базах данных, составляющих распределенный реестр;</w:t>
        </w:r>
      </w:ins>
    </w:p>
    <w:p w14:paraId="55FFB1E8" w14:textId="3F1C292F" w:rsidR="00B20BF8" w:rsidRDefault="00B20BF8" w:rsidP="00B20BF8">
      <w:pPr>
        <w:spacing w:line="360" w:lineRule="auto"/>
        <w:ind w:firstLine="709"/>
        <w:jc w:val="both"/>
        <w:rPr>
          <w:ins w:id="100" w:author="user" w:date="2026-04-18T20:01:00Z"/>
          <w:sz w:val="28"/>
          <w:szCs w:val="28"/>
        </w:rPr>
      </w:pPr>
      <w:ins w:id="101" w:author="user" w:date="2026-04-17T23:02:00Z">
        <w:r w:rsidRPr="00B20BF8">
          <w:rPr>
            <w:sz w:val="28"/>
            <w:szCs w:val="28"/>
            <w:lang w:eastAsia="zh-CN"/>
            <w:rPrChange w:id="102" w:author="user" w:date="2026-04-17T23:03:00Z">
              <w:rPr>
                <w:sz w:val="28"/>
                <w:szCs w:val="28"/>
                <w:highlight w:val="green"/>
                <w:lang w:eastAsia="zh-CN"/>
              </w:rPr>
            </w:rPrChange>
          </w:rPr>
          <w:t>-</w:t>
        </w:r>
        <w:r w:rsidRPr="00B20BF8">
          <w:rPr>
            <w:sz w:val="28"/>
            <w:szCs w:val="28"/>
            <w:lang w:val="en-US" w:eastAsia="zh-CN"/>
            <w:rPrChange w:id="103" w:author="user" w:date="2026-04-17T23:03:00Z">
              <w:rPr>
                <w:sz w:val="28"/>
                <w:szCs w:val="28"/>
                <w:highlight w:val="green"/>
                <w:lang w:val="en-US" w:eastAsia="zh-CN"/>
              </w:rPr>
            </w:rPrChange>
          </w:rPr>
          <w:t> </w:t>
        </w:r>
        <w:r w:rsidRPr="00B20BF8">
          <w:rPr>
            <w:sz w:val="28"/>
            <w:szCs w:val="28"/>
            <w:lang w:eastAsia="zh-CN"/>
            <w:rPrChange w:id="104" w:author="user" w:date="2026-04-17T23:03:00Z">
              <w:rPr>
                <w:sz w:val="28"/>
                <w:szCs w:val="28"/>
                <w:highlight w:val="green"/>
                <w:lang w:eastAsia="zh-CN"/>
              </w:rPr>
            </w:rPrChange>
          </w:rPr>
          <w:t>бесперебойность и непрерывность функционирования информационной</w:t>
        </w:r>
        <w:r w:rsidRPr="00B20BF8">
          <w:rPr>
            <w:sz w:val="28"/>
            <w:szCs w:val="28"/>
            <w:rPrChange w:id="105" w:author="user" w:date="2026-04-17T23:03:00Z">
              <w:rPr>
                <w:sz w:val="28"/>
                <w:szCs w:val="28"/>
                <w:highlight w:val="green"/>
              </w:rPr>
            </w:rPrChange>
          </w:rPr>
          <w:t xml:space="preserve"> системы.</w:t>
        </w:r>
      </w:ins>
    </w:p>
    <w:p w14:paraId="4D58E99F" w14:textId="0E8B4F05" w:rsidR="00B20BF8" w:rsidRDefault="00B20BF8" w:rsidP="00B20BF8">
      <w:pPr>
        <w:spacing w:line="360" w:lineRule="auto"/>
        <w:ind w:firstLine="709"/>
        <w:jc w:val="both"/>
        <w:rPr>
          <w:ins w:id="106" w:author="user" w:date="2026-04-18T19:21:00Z"/>
          <w:sz w:val="28"/>
          <w:szCs w:val="28"/>
        </w:rPr>
      </w:pPr>
      <w:ins w:id="107" w:author="user" w:date="2026-04-17T23:02:00Z">
        <w:r w:rsidRPr="00B20BF8">
          <w:rPr>
            <w:sz w:val="28"/>
            <w:szCs w:val="28"/>
            <w:rPrChange w:id="108" w:author="user" w:date="2026-04-17T23:03:00Z">
              <w:rPr>
                <w:sz w:val="28"/>
                <w:szCs w:val="28"/>
                <w:highlight w:val="green"/>
              </w:rPr>
            </w:rPrChange>
          </w:rPr>
          <w:t xml:space="preserve">Характерной особенностью цифрового сегмента инфраструктуры финансового рынка является наличие в ее составе </w:t>
        </w:r>
        <w:r w:rsidRPr="00B20BF8">
          <w:rPr>
            <w:i/>
            <w:sz w:val="28"/>
            <w:szCs w:val="28"/>
            <w:rPrChange w:id="109" w:author="user" w:date="2026-04-17T23:03:00Z">
              <w:rPr>
                <w:i/>
                <w:sz w:val="28"/>
                <w:szCs w:val="28"/>
                <w:highlight w:val="green"/>
              </w:rPr>
            </w:rPrChange>
          </w:rPr>
          <w:t>уровня активов</w:t>
        </w:r>
        <w:r w:rsidRPr="00B20BF8">
          <w:rPr>
            <w:sz w:val="28"/>
            <w:szCs w:val="28"/>
            <w:rPrChange w:id="110" w:author="user" w:date="2026-04-17T23:03:00Z">
              <w:rPr>
                <w:sz w:val="28"/>
                <w:szCs w:val="28"/>
                <w:highlight w:val="green"/>
              </w:rPr>
            </w:rPrChange>
          </w:rPr>
          <w:t>, ценность которых неразрывно связана с их информационной (цифровой) природой.</w:t>
        </w:r>
        <w:r w:rsidRPr="00075D65">
          <w:rPr>
            <w:sz w:val="28"/>
            <w:szCs w:val="28"/>
          </w:rPr>
          <w:t xml:space="preserve"> </w:t>
        </w:r>
      </w:ins>
    </w:p>
    <w:p w14:paraId="3ACFD4E6" w14:textId="46F9F8C9" w:rsidR="00CD302A" w:rsidRPr="00075D65" w:rsidRDefault="00CD302A" w:rsidP="00CD302A">
      <w:pPr>
        <w:pStyle w:val="10"/>
        <w:spacing w:line="360" w:lineRule="auto"/>
        <w:ind w:firstLine="740"/>
        <w:jc w:val="both"/>
        <w:rPr>
          <w:ins w:id="111" w:author="user" w:date="2026-04-18T19:22:00Z"/>
          <w:sz w:val="28"/>
        </w:rPr>
      </w:pPr>
      <w:ins w:id="112" w:author="user" w:date="2026-04-18T19:22:00Z">
        <w:r w:rsidRPr="00075D65">
          <w:rPr>
            <w:sz w:val="28"/>
            <w:szCs w:val="28"/>
          </w:rPr>
          <w:t xml:space="preserve">Наличие уровня актива в составе цифрового сегмента инфраструктуры финансового рынка выразилась в появлении </w:t>
        </w:r>
        <w:r w:rsidRPr="00075D65">
          <w:rPr>
            <w:sz w:val="28"/>
          </w:rPr>
          <w:t xml:space="preserve">в зарубежном регулировании в документах международных органов и организаций   </w:t>
        </w:r>
        <w:r w:rsidRPr="00075D65">
          <w:rPr>
            <w:i/>
            <w:sz w:val="28"/>
            <w:szCs w:val="28"/>
          </w:rPr>
          <w:t>межотраслевой правовой категории «криптоактива»</w:t>
        </w:r>
        <w:r w:rsidRPr="00075D65">
          <w:rPr>
            <w:sz w:val="28"/>
            <w:szCs w:val="28"/>
          </w:rPr>
          <w:t xml:space="preserve">. </w:t>
        </w:r>
      </w:ins>
    </w:p>
    <w:p w14:paraId="522751CC" w14:textId="77777777" w:rsidR="00CD302A" w:rsidRPr="00075D65" w:rsidRDefault="00CD302A" w:rsidP="00CD302A">
      <w:pPr>
        <w:spacing w:line="360" w:lineRule="auto"/>
        <w:ind w:firstLine="709"/>
        <w:contextualSpacing/>
        <w:jc w:val="both"/>
        <w:rPr>
          <w:ins w:id="113" w:author="user" w:date="2026-04-18T19:22:00Z"/>
          <w:sz w:val="28"/>
        </w:rPr>
      </w:pPr>
      <w:ins w:id="114" w:author="user" w:date="2026-04-18T19:22:00Z">
        <w:r w:rsidRPr="00075D65">
          <w:rPr>
            <w:sz w:val="28"/>
          </w:rPr>
          <w:t xml:space="preserve">Основополагающими для интерпретации криптоактивов являются </w:t>
        </w:r>
        <w:r w:rsidRPr="00075D65">
          <w:rPr>
            <w:i/>
            <w:sz w:val="28"/>
          </w:rPr>
          <w:t xml:space="preserve">два </w:t>
        </w:r>
        <w:r w:rsidRPr="00075D65">
          <w:rPr>
            <w:i/>
            <w:iCs/>
            <w:sz w:val="28"/>
          </w:rPr>
          <w:t>признака</w:t>
        </w:r>
        <w:r w:rsidRPr="00075D65">
          <w:rPr>
            <w:sz w:val="28"/>
          </w:rPr>
          <w:t xml:space="preserve">: специфическое свойство актива, имеющее экономическую ценность; распределенный реестр или аналогичные технологии криптографии как техническая основа криптоактива </w:t>
        </w:r>
        <w:r w:rsidRPr="00075D65">
          <w:rPr>
            <w:sz w:val="28"/>
            <w:szCs w:val="28"/>
          </w:rPr>
          <w:t>[1; с. 33-35]</w:t>
        </w:r>
        <w:r w:rsidRPr="00075D65">
          <w:rPr>
            <w:sz w:val="28"/>
          </w:rPr>
          <w:t xml:space="preserve">. </w:t>
        </w:r>
      </w:ins>
    </w:p>
    <w:p w14:paraId="30F343C9" w14:textId="6D7C97EB" w:rsidR="00172A0C" w:rsidRPr="00DF7827" w:rsidDel="00DF7827" w:rsidRDefault="00AB08BB">
      <w:pPr>
        <w:spacing w:line="360" w:lineRule="auto"/>
        <w:jc w:val="both"/>
        <w:rPr>
          <w:del w:id="115" w:author="user" w:date="2026-04-17T23:08:00Z"/>
          <w:rFonts w:ascii="Times New Roman" w:hAnsi="Times New Roman" w:cs="Times New Roman"/>
          <w:b/>
          <w:bCs/>
          <w:sz w:val="28"/>
          <w:szCs w:val="28"/>
          <w:highlight w:val="yellow"/>
          <w:rPrChange w:id="116" w:author="user" w:date="2026-04-17T23:08:00Z">
            <w:rPr>
              <w:del w:id="117" w:author="user" w:date="2026-04-17T23:08:00Z"/>
              <w:rFonts w:ascii="Times New Roman" w:hAnsi="Times New Roman" w:cs="Times New Roman"/>
              <w:sz w:val="28"/>
              <w:szCs w:val="28"/>
            </w:rPr>
          </w:rPrChange>
        </w:rPr>
        <w:pPrChange w:id="118" w:author="user" w:date="2026-04-17T23:04:00Z">
          <w:pPr>
            <w:spacing w:line="360" w:lineRule="auto"/>
            <w:ind w:firstLine="709"/>
            <w:jc w:val="both"/>
          </w:pPr>
        </w:pPrChange>
      </w:pPr>
      <w:ins w:id="119" w:author="user" w:date="2026-04-18T19:34:00Z">
        <w:r>
          <w:rPr>
            <w:rFonts w:ascii="Times New Roman" w:hAnsi="Times New Roman" w:cs="Times New Roman"/>
            <w:sz w:val="28"/>
            <w:szCs w:val="28"/>
          </w:rPr>
          <w:t xml:space="preserve">1. </w:t>
        </w:r>
      </w:ins>
      <w:commentRangeStart w:id="120"/>
      <w:del w:id="121" w:author="user" w:date="2026-04-17T23:02:00Z">
        <w:r w:rsidR="00D136D6" w:rsidRPr="00CE02F2" w:rsidDel="00B20BF8">
          <w:rPr>
            <w:rFonts w:ascii="Times New Roman" w:hAnsi="Times New Roman" w:cs="Times New Roman"/>
            <w:sz w:val="28"/>
            <w:szCs w:val="28"/>
          </w:rPr>
          <w:delText xml:space="preserve">С 2019 года в России сформировалось </w:delText>
        </w:r>
        <w:r w:rsidR="00D136D6" w:rsidRPr="00C45F0E" w:rsidDel="00B20BF8">
          <w:rPr>
            <w:rFonts w:ascii="Times New Roman" w:hAnsi="Times New Roman" w:cs="Times New Roman"/>
            <w:sz w:val="28"/>
            <w:szCs w:val="28"/>
          </w:rPr>
          <w:delText>самостоятельное правовое регулирование цифрового сегмента финансового рынка, основанное</w:delText>
        </w:r>
        <w:r w:rsidR="00D136D6" w:rsidRPr="00CE02F2" w:rsidDel="00B20BF8">
          <w:rPr>
            <w:rFonts w:ascii="Times New Roman" w:hAnsi="Times New Roman" w:cs="Times New Roman"/>
            <w:sz w:val="28"/>
            <w:szCs w:val="28"/>
          </w:rPr>
          <w:delText xml:space="preserve"> на технологиях </w:delText>
        </w:r>
        <w:commentRangeStart w:id="122"/>
        <w:r w:rsidR="00D136D6" w:rsidRPr="00CE02F2" w:rsidDel="00B20BF8">
          <w:rPr>
            <w:rFonts w:ascii="Times New Roman" w:hAnsi="Times New Roman" w:cs="Times New Roman"/>
            <w:sz w:val="28"/>
            <w:szCs w:val="28"/>
          </w:rPr>
          <w:delText>криптографии и смарт-контрактов</w:delText>
        </w:r>
        <w:commentRangeEnd w:id="122"/>
        <w:r w:rsidR="005B3C6B" w:rsidRPr="00CE02F2" w:rsidDel="00B20BF8">
          <w:rPr>
            <w:rStyle w:val="ac"/>
          </w:rPr>
          <w:commentReference w:id="122"/>
        </w:r>
        <w:commentRangeEnd w:id="120"/>
        <w:r w:rsidR="005B3C6B" w:rsidRPr="00CE02F2" w:rsidDel="00B20BF8">
          <w:rPr>
            <w:rStyle w:val="ac"/>
          </w:rPr>
          <w:commentReference w:id="120"/>
        </w:r>
        <w:r w:rsidR="00D136D6" w:rsidRPr="00CE02F2" w:rsidDel="00B20BF8">
          <w:rPr>
            <w:rFonts w:ascii="Times New Roman" w:hAnsi="Times New Roman" w:cs="Times New Roman"/>
            <w:sz w:val="28"/>
            <w:szCs w:val="28"/>
          </w:rPr>
          <w:delText xml:space="preserve">. </w:delText>
        </w:r>
      </w:del>
    </w:p>
    <w:p w14:paraId="132F26B4" w14:textId="2B493432" w:rsidR="00812003" w:rsidRPr="00DF7827" w:rsidDel="00DF7827" w:rsidRDefault="00D136D6" w:rsidP="00D136D6">
      <w:pPr>
        <w:spacing w:line="360" w:lineRule="auto"/>
        <w:ind w:firstLine="709"/>
        <w:jc w:val="both"/>
        <w:rPr>
          <w:del w:id="123" w:author="user" w:date="2026-04-17T23:08:00Z"/>
          <w:rFonts w:ascii="Times New Roman" w:hAnsi="Times New Roman" w:cs="Times New Roman"/>
          <w:b/>
          <w:bCs/>
          <w:sz w:val="28"/>
          <w:szCs w:val="28"/>
          <w:highlight w:val="yellow"/>
          <w:rPrChange w:id="124" w:author="user" w:date="2026-04-17T23:08:00Z">
            <w:rPr>
              <w:del w:id="125" w:author="user" w:date="2026-04-17T23:08:00Z"/>
              <w:rFonts w:ascii="Times New Roman" w:hAnsi="Times New Roman" w:cs="Times New Roman"/>
              <w:sz w:val="28"/>
              <w:szCs w:val="28"/>
            </w:rPr>
          </w:rPrChange>
        </w:rPr>
      </w:pPr>
      <w:del w:id="126" w:author="user" w:date="2026-04-17T23:08:00Z">
        <w:r w:rsidRPr="00DF7827" w:rsidDel="00DF7827">
          <w:rPr>
            <w:rFonts w:ascii="Times New Roman" w:hAnsi="Times New Roman" w:cs="Times New Roman"/>
            <w:sz w:val="28"/>
            <w:szCs w:val="28"/>
            <w:highlight w:val="yellow"/>
            <w:rPrChange w:id="127" w:author="user" w:date="2026-04-17T23:08:00Z">
              <w:rPr>
                <w:rFonts w:ascii="Times New Roman" w:hAnsi="Times New Roman" w:cs="Times New Roman"/>
                <w:sz w:val="28"/>
                <w:szCs w:val="28"/>
              </w:rPr>
            </w:rPrChange>
          </w:rPr>
          <w:delText>Платформа цифрового рубля</w:delText>
        </w:r>
      </w:del>
      <w:del w:id="128" w:author="user" w:date="2026-04-12T04:52:00Z">
        <w:r w:rsidRPr="00DF7827" w:rsidDel="005B3C6B">
          <w:rPr>
            <w:rStyle w:val="a5"/>
            <w:rFonts w:ascii="Times New Roman" w:hAnsi="Times New Roman" w:cs="Times New Roman"/>
            <w:sz w:val="28"/>
            <w:szCs w:val="28"/>
            <w:highlight w:val="yellow"/>
            <w:rPrChange w:id="129" w:author="user" w:date="2026-04-17T23:08:00Z">
              <w:rPr>
                <w:rStyle w:val="a5"/>
                <w:rFonts w:ascii="Times New Roman" w:hAnsi="Times New Roman" w:cs="Times New Roman"/>
                <w:sz w:val="28"/>
                <w:szCs w:val="28"/>
              </w:rPr>
            </w:rPrChange>
          </w:rPr>
          <w:footnoteReference w:id="3"/>
        </w:r>
      </w:del>
      <w:del w:id="132" w:author="user" w:date="2026-04-17T23:08:00Z">
        <w:r w:rsidRPr="00DF7827" w:rsidDel="00DF7827">
          <w:rPr>
            <w:rFonts w:ascii="Times New Roman" w:hAnsi="Times New Roman" w:cs="Times New Roman"/>
            <w:sz w:val="28"/>
            <w:szCs w:val="28"/>
            <w:highlight w:val="yellow"/>
            <w:rPrChange w:id="133" w:author="user" w:date="2026-04-17T23:08:00Z">
              <w:rPr>
                <w:rFonts w:ascii="Times New Roman" w:hAnsi="Times New Roman" w:cs="Times New Roman"/>
                <w:sz w:val="28"/>
                <w:szCs w:val="28"/>
              </w:rPr>
            </w:rPrChange>
          </w:rPr>
          <w:delText xml:space="preserve"> обеспечивает повышенную безопасность платежей в условиях квантовых угроз, сохраняя при этом привычное удобство безналичных расчетов (скорость, простота использования, а также потенциал для трансграничных платежей). </w:delText>
        </w:r>
      </w:del>
    </w:p>
    <w:p w14:paraId="25FE79D2" w14:textId="455DDC26" w:rsidR="00D136D6" w:rsidRPr="00DF7827" w:rsidDel="00A273F0" w:rsidRDefault="00D136D6" w:rsidP="00D136D6">
      <w:pPr>
        <w:spacing w:line="360" w:lineRule="auto"/>
        <w:ind w:firstLine="709"/>
        <w:jc w:val="both"/>
        <w:rPr>
          <w:del w:id="134" w:author="user" w:date="2026-04-17T23:10:00Z"/>
          <w:rFonts w:ascii="Times New Roman" w:hAnsi="Times New Roman" w:cs="Times New Roman"/>
          <w:sz w:val="28"/>
          <w:szCs w:val="28"/>
          <w:highlight w:val="yellow"/>
          <w:rPrChange w:id="135" w:author="user" w:date="2026-04-17T23:08:00Z">
            <w:rPr>
              <w:del w:id="136" w:author="user" w:date="2026-04-17T23:10:00Z"/>
              <w:rFonts w:ascii="Times New Roman" w:hAnsi="Times New Roman" w:cs="Times New Roman"/>
              <w:sz w:val="28"/>
              <w:szCs w:val="28"/>
            </w:rPr>
          </w:rPrChange>
        </w:rPr>
      </w:pPr>
      <w:del w:id="137" w:author="user" w:date="2026-04-17T23:08:00Z">
        <w:r w:rsidRPr="00DF7827" w:rsidDel="00DF7827">
          <w:rPr>
            <w:rFonts w:ascii="Times New Roman" w:hAnsi="Times New Roman" w:cs="Times New Roman"/>
            <w:sz w:val="28"/>
            <w:szCs w:val="28"/>
            <w:highlight w:val="yellow"/>
            <w:rPrChange w:id="138" w:author="user" w:date="2026-04-17T23:08:00Z">
              <w:rPr>
                <w:rFonts w:ascii="Times New Roman" w:hAnsi="Times New Roman" w:cs="Times New Roman"/>
                <w:sz w:val="28"/>
                <w:szCs w:val="28"/>
              </w:rPr>
            </w:rPrChange>
          </w:rPr>
          <w:delText>Инфраструктура операторов информационных систем</w:delText>
        </w:r>
        <w:r w:rsidRPr="00DF7827" w:rsidDel="00DF7827">
          <w:rPr>
            <w:rStyle w:val="a5"/>
            <w:rFonts w:ascii="Times New Roman" w:hAnsi="Times New Roman" w:cs="Times New Roman"/>
            <w:sz w:val="28"/>
            <w:szCs w:val="28"/>
            <w:highlight w:val="yellow"/>
            <w:rPrChange w:id="139" w:author="user" w:date="2026-04-17T23:08:00Z">
              <w:rPr>
                <w:rStyle w:val="a5"/>
                <w:rFonts w:ascii="Times New Roman" w:hAnsi="Times New Roman" w:cs="Times New Roman"/>
                <w:sz w:val="28"/>
                <w:szCs w:val="28"/>
              </w:rPr>
            </w:rPrChange>
          </w:rPr>
          <w:footnoteReference w:id="4"/>
        </w:r>
        <w:r w:rsidRPr="00DF7827" w:rsidDel="00DF7827">
          <w:rPr>
            <w:rFonts w:ascii="Times New Roman" w:hAnsi="Times New Roman" w:cs="Times New Roman"/>
            <w:sz w:val="28"/>
            <w:szCs w:val="28"/>
            <w:highlight w:val="yellow"/>
            <w:rPrChange w:id="142" w:author="user" w:date="2026-04-17T23:08:00Z">
              <w:rPr>
                <w:rFonts w:ascii="Times New Roman" w:hAnsi="Times New Roman" w:cs="Times New Roman"/>
                <w:sz w:val="28"/>
                <w:szCs w:val="28"/>
              </w:rPr>
            </w:rPrChange>
          </w:rPr>
          <w:delText xml:space="preserve"> обеспечивает автоматизированный учет выпущенных в них финансовых активов</w:delText>
        </w:r>
        <w:r w:rsidRPr="00DF7827" w:rsidDel="00DF7827">
          <w:rPr>
            <w:rStyle w:val="a5"/>
            <w:rFonts w:ascii="Times New Roman" w:hAnsi="Times New Roman" w:cs="Times New Roman"/>
            <w:sz w:val="28"/>
            <w:szCs w:val="28"/>
            <w:highlight w:val="yellow"/>
            <w:rPrChange w:id="143" w:author="user" w:date="2026-04-17T23:08:00Z">
              <w:rPr>
                <w:rStyle w:val="a5"/>
                <w:rFonts w:ascii="Times New Roman" w:hAnsi="Times New Roman" w:cs="Times New Roman"/>
                <w:sz w:val="28"/>
                <w:szCs w:val="28"/>
              </w:rPr>
            </w:rPrChange>
          </w:rPr>
          <w:footnoteReference w:id="5"/>
        </w:r>
        <w:r w:rsidRPr="00DF7827" w:rsidDel="00DF7827">
          <w:rPr>
            <w:rFonts w:ascii="Times New Roman" w:hAnsi="Times New Roman" w:cs="Times New Roman"/>
            <w:sz w:val="28"/>
            <w:szCs w:val="28"/>
            <w:highlight w:val="yellow"/>
            <w:rPrChange w:id="146" w:author="user" w:date="2026-04-17T23:08:00Z">
              <w:rPr>
                <w:rFonts w:ascii="Times New Roman" w:hAnsi="Times New Roman" w:cs="Times New Roman"/>
                <w:sz w:val="28"/>
                <w:szCs w:val="28"/>
              </w:rPr>
            </w:rPrChange>
          </w:rPr>
          <w:delText>, а также атомарность расчетов, достигаемую использованием алгоритмов смарт-контрактов.</w:delText>
        </w:r>
      </w:del>
    </w:p>
    <w:p w14:paraId="6ADFE8A4" w14:textId="4B8F12F9" w:rsidR="00C45F0E" w:rsidRPr="00DF7827" w:rsidDel="00B20BF8" w:rsidRDefault="009001B0" w:rsidP="009001B0">
      <w:pPr>
        <w:spacing w:line="360" w:lineRule="auto"/>
        <w:ind w:firstLine="709"/>
        <w:jc w:val="both"/>
        <w:rPr>
          <w:del w:id="147" w:author="user" w:date="2026-04-17T23:02:00Z"/>
          <w:rFonts w:ascii="Times New Roman" w:hAnsi="Times New Roman" w:cs="Times New Roman"/>
          <w:sz w:val="28"/>
          <w:szCs w:val="28"/>
          <w:highlight w:val="yellow"/>
          <w:rPrChange w:id="148" w:author="user" w:date="2026-04-17T23:08:00Z">
            <w:rPr>
              <w:del w:id="149" w:author="user" w:date="2026-04-17T23:02:00Z"/>
              <w:rFonts w:ascii="Times New Roman" w:hAnsi="Times New Roman" w:cs="Times New Roman"/>
              <w:sz w:val="28"/>
              <w:szCs w:val="28"/>
            </w:rPr>
          </w:rPrChange>
        </w:rPr>
      </w:pPr>
      <w:del w:id="150" w:author="user" w:date="2026-04-17T22:39:00Z">
        <w:r w:rsidRPr="00DF7827" w:rsidDel="00990C66">
          <w:rPr>
            <w:rFonts w:ascii="Times New Roman" w:hAnsi="Times New Roman" w:cs="Times New Roman"/>
            <w:sz w:val="28"/>
            <w:szCs w:val="28"/>
            <w:highlight w:val="yellow"/>
            <w:rPrChange w:id="151" w:author="user" w:date="2026-04-17T23:08:00Z">
              <w:rPr>
                <w:rFonts w:ascii="Times New Roman" w:hAnsi="Times New Roman" w:cs="Times New Roman"/>
                <w:sz w:val="28"/>
                <w:szCs w:val="28"/>
              </w:rPr>
            </w:rPrChange>
          </w:rPr>
          <w:delText xml:space="preserve">По данным на </w:delText>
        </w:r>
        <w:r w:rsidR="009C6D27" w:rsidRPr="00DF7827" w:rsidDel="00990C66">
          <w:rPr>
            <w:rFonts w:ascii="Times New Roman" w:hAnsi="Times New Roman" w:cs="Times New Roman"/>
            <w:sz w:val="28"/>
            <w:szCs w:val="28"/>
            <w:highlight w:val="yellow"/>
            <w:rPrChange w:id="152" w:author="user" w:date="2026-04-17T23:08:00Z">
              <w:rPr>
                <w:rFonts w:ascii="Times New Roman" w:hAnsi="Times New Roman" w:cs="Times New Roman"/>
                <w:sz w:val="28"/>
                <w:szCs w:val="28"/>
              </w:rPr>
            </w:rPrChange>
          </w:rPr>
          <w:delText>10</w:delText>
        </w:r>
        <w:r w:rsidRPr="00DF7827" w:rsidDel="00990C66">
          <w:rPr>
            <w:rFonts w:ascii="Times New Roman" w:hAnsi="Times New Roman" w:cs="Times New Roman"/>
            <w:sz w:val="28"/>
            <w:szCs w:val="28"/>
            <w:highlight w:val="yellow"/>
            <w:rPrChange w:id="153" w:author="user" w:date="2026-04-17T23:08:00Z">
              <w:rPr>
                <w:rFonts w:ascii="Times New Roman" w:hAnsi="Times New Roman" w:cs="Times New Roman"/>
                <w:sz w:val="28"/>
                <w:szCs w:val="28"/>
              </w:rPr>
            </w:rPrChange>
          </w:rPr>
          <w:delText xml:space="preserve"> апреля 2026 года в реестр операторов информационных систем включено 19 операторов, в реестр операторов обмена цифровых финансовых активов – 2 оператора. Не смотря на их немногочисленность в сравнении с классическими учетно-расчетными институтами финансового рынка (36 регистраторов, 262 депозитариев, 10 клиринговых организаций по данным на 19 марта 2026 года), их функции </w:delText>
        </w:r>
        <w:r w:rsidRPr="00DF7827" w:rsidDel="00990C66">
          <w:rPr>
            <w:rFonts w:ascii="Times New Roman" w:hAnsi="Times New Roman" w:cs="Times New Roman"/>
            <w:iCs/>
            <w:sz w:val="28"/>
            <w:szCs w:val="28"/>
            <w:highlight w:val="yellow"/>
            <w:rPrChange w:id="154" w:author="user" w:date="2026-04-17T23:08:00Z">
              <w:rPr>
                <w:rFonts w:ascii="Times New Roman" w:hAnsi="Times New Roman" w:cs="Times New Roman"/>
                <w:iCs/>
                <w:sz w:val="28"/>
                <w:szCs w:val="28"/>
              </w:rPr>
            </w:rPrChange>
          </w:rPr>
          <w:delText>фактически перекрывают</w:delText>
        </w:r>
        <w:r w:rsidRPr="00DF7827" w:rsidDel="00990C66">
          <w:rPr>
            <w:rFonts w:ascii="Times New Roman" w:hAnsi="Times New Roman" w:cs="Times New Roman"/>
            <w:sz w:val="28"/>
            <w:szCs w:val="28"/>
            <w:highlight w:val="yellow"/>
            <w:rPrChange w:id="155" w:author="user" w:date="2026-04-17T23:08:00Z">
              <w:rPr>
                <w:rFonts w:ascii="Times New Roman" w:hAnsi="Times New Roman" w:cs="Times New Roman"/>
                <w:sz w:val="28"/>
                <w:szCs w:val="28"/>
              </w:rPr>
            </w:rPrChange>
          </w:rPr>
          <w:delText xml:space="preserve"> функции классических институтов. </w:delText>
        </w:r>
      </w:del>
    </w:p>
    <w:p w14:paraId="004B0137" w14:textId="09C11EEA" w:rsidR="009001B0" w:rsidRPr="00DF7827" w:rsidDel="00B20BF8" w:rsidRDefault="009001B0" w:rsidP="009001B0">
      <w:pPr>
        <w:spacing w:line="360" w:lineRule="auto"/>
        <w:ind w:firstLine="709"/>
        <w:jc w:val="both"/>
        <w:rPr>
          <w:del w:id="156" w:author="user" w:date="2026-04-17T23:02:00Z"/>
          <w:rFonts w:ascii="Times New Roman" w:hAnsi="Times New Roman" w:cs="Times New Roman"/>
          <w:sz w:val="28"/>
          <w:szCs w:val="28"/>
          <w:highlight w:val="yellow"/>
          <w:rPrChange w:id="157" w:author="user" w:date="2026-04-17T23:08:00Z">
            <w:rPr>
              <w:del w:id="158" w:author="user" w:date="2026-04-17T23:02:00Z"/>
              <w:rFonts w:ascii="Times New Roman" w:hAnsi="Times New Roman" w:cs="Times New Roman"/>
              <w:sz w:val="28"/>
              <w:szCs w:val="28"/>
            </w:rPr>
          </w:rPrChange>
        </w:rPr>
      </w:pPr>
      <w:del w:id="159" w:author="user" w:date="2026-04-17T23:02:00Z">
        <w:r w:rsidRPr="00DF7827" w:rsidDel="00B20BF8">
          <w:rPr>
            <w:rFonts w:ascii="Times New Roman" w:hAnsi="Times New Roman" w:cs="Times New Roman"/>
            <w:sz w:val="28"/>
            <w:szCs w:val="28"/>
            <w:highlight w:val="yellow"/>
            <w:rPrChange w:id="160" w:author="user" w:date="2026-04-17T23:08:00Z">
              <w:rPr>
                <w:rFonts w:ascii="Times New Roman" w:hAnsi="Times New Roman" w:cs="Times New Roman"/>
                <w:sz w:val="28"/>
                <w:szCs w:val="28"/>
              </w:rPr>
            </w:rPrChange>
          </w:rPr>
          <w:delText>Законодательство Российской Федерации, устанавливающее требования к операторам цифрового сегмента инфраструктуры финансового рынка, предусматривает особые требования к их информационным системам. Так, с</w:delText>
        </w:r>
        <w:r w:rsidRPr="00DF7827" w:rsidDel="00B20BF8">
          <w:rPr>
            <w:rFonts w:ascii="Times New Roman" w:hAnsi="Times New Roman" w:cs="Times New Roman"/>
            <w:sz w:val="28"/>
            <w:highlight w:val="yellow"/>
            <w:rPrChange w:id="161" w:author="user" w:date="2026-04-17T23:08:00Z">
              <w:rPr>
                <w:rFonts w:ascii="Times New Roman" w:hAnsi="Times New Roman" w:cs="Times New Roman"/>
                <w:sz w:val="28"/>
              </w:rPr>
            </w:rPrChange>
          </w:rPr>
          <w:delText>войствами, которым должны соответствовать</w:delText>
        </w:r>
        <w:r w:rsidRPr="00DF7827" w:rsidDel="00B20BF8">
          <w:rPr>
            <w:rFonts w:ascii="Times New Roman" w:hAnsi="Times New Roman" w:cs="Times New Roman"/>
            <w:sz w:val="28"/>
            <w:szCs w:val="28"/>
            <w:highlight w:val="yellow"/>
            <w:rPrChange w:id="162" w:author="user" w:date="2026-04-17T23:08:00Z">
              <w:rPr>
                <w:rFonts w:ascii="Times New Roman" w:hAnsi="Times New Roman" w:cs="Times New Roman"/>
                <w:sz w:val="28"/>
                <w:szCs w:val="28"/>
              </w:rPr>
            </w:rPrChange>
          </w:rPr>
          <w:delText xml:space="preserve"> информационные системы, в которых выпускаются, учитываются и обращаются цифровые финансовые активы являются:</w:delText>
        </w:r>
      </w:del>
    </w:p>
    <w:p w14:paraId="587A5785" w14:textId="31779BCA" w:rsidR="009001B0" w:rsidRPr="00DF7827" w:rsidDel="00B20BF8" w:rsidRDefault="009001B0" w:rsidP="009001B0">
      <w:pPr>
        <w:spacing w:line="360" w:lineRule="auto"/>
        <w:ind w:firstLine="709"/>
        <w:contextualSpacing/>
        <w:jc w:val="both"/>
        <w:rPr>
          <w:del w:id="163" w:author="user" w:date="2026-04-17T23:02:00Z"/>
          <w:rFonts w:ascii="Times New Roman" w:hAnsi="Times New Roman" w:cs="Times New Roman"/>
          <w:sz w:val="28"/>
          <w:szCs w:val="28"/>
          <w:highlight w:val="yellow"/>
          <w:rPrChange w:id="164" w:author="user" w:date="2026-04-17T23:08:00Z">
            <w:rPr>
              <w:del w:id="165" w:author="user" w:date="2026-04-17T23:02:00Z"/>
              <w:rFonts w:ascii="Times New Roman" w:hAnsi="Times New Roman" w:cs="Times New Roman"/>
              <w:sz w:val="28"/>
              <w:szCs w:val="28"/>
            </w:rPr>
          </w:rPrChange>
        </w:rPr>
      </w:pPr>
      <w:del w:id="166" w:author="user" w:date="2026-04-17T23:02:00Z">
        <w:r w:rsidRPr="00DF7827" w:rsidDel="00B20BF8">
          <w:rPr>
            <w:rFonts w:ascii="Times New Roman" w:hAnsi="Times New Roman" w:cs="Times New Roman"/>
            <w:sz w:val="28"/>
            <w:szCs w:val="28"/>
            <w:highlight w:val="yellow"/>
            <w:rPrChange w:id="167" w:author="user" w:date="2026-04-17T23:08:00Z">
              <w:rPr>
                <w:rFonts w:ascii="Times New Roman" w:hAnsi="Times New Roman" w:cs="Times New Roman"/>
                <w:sz w:val="28"/>
                <w:szCs w:val="28"/>
              </w:rPr>
            </w:rPrChange>
          </w:rPr>
          <w:delText>- целостность и достоверность информации о цифровых финансовых активах, содержащейся в записях информационной системы;</w:delText>
        </w:r>
      </w:del>
    </w:p>
    <w:p w14:paraId="687C8087" w14:textId="4C8682D5" w:rsidR="009001B0" w:rsidRPr="00DF7827" w:rsidDel="00B20BF8" w:rsidRDefault="009001B0" w:rsidP="009001B0">
      <w:pPr>
        <w:spacing w:line="360" w:lineRule="auto"/>
        <w:ind w:firstLine="709"/>
        <w:contextualSpacing/>
        <w:jc w:val="both"/>
        <w:rPr>
          <w:del w:id="168" w:author="user" w:date="2026-04-17T23:02:00Z"/>
          <w:rFonts w:ascii="Times New Roman" w:hAnsi="Times New Roman" w:cs="Times New Roman"/>
          <w:sz w:val="28"/>
          <w:szCs w:val="28"/>
          <w:highlight w:val="yellow"/>
          <w:rPrChange w:id="169" w:author="user" w:date="2026-04-17T23:08:00Z">
            <w:rPr>
              <w:del w:id="170" w:author="user" w:date="2026-04-17T23:02:00Z"/>
              <w:rFonts w:ascii="Times New Roman" w:hAnsi="Times New Roman" w:cs="Times New Roman"/>
              <w:sz w:val="28"/>
              <w:szCs w:val="28"/>
            </w:rPr>
          </w:rPrChange>
        </w:rPr>
      </w:pPr>
      <w:del w:id="171" w:author="user" w:date="2026-04-17T23:02:00Z">
        <w:r w:rsidRPr="00DF7827" w:rsidDel="00B20BF8">
          <w:rPr>
            <w:rFonts w:ascii="Times New Roman" w:hAnsi="Times New Roman" w:cs="Times New Roman"/>
            <w:sz w:val="28"/>
            <w:szCs w:val="28"/>
            <w:highlight w:val="yellow"/>
            <w:rPrChange w:id="172" w:author="user" w:date="2026-04-17T23:08:00Z">
              <w:rPr>
                <w:rFonts w:ascii="Times New Roman" w:hAnsi="Times New Roman" w:cs="Times New Roman"/>
                <w:sz w:val="28"/>
                <w:szCs w:val="28"/>
              </w:rPr>
            </w:rPrChange>
          </w:rPr>
          <w:delText>- корректность реализации алгоритма (алгоритмов) создания, хранения и обновления информации, содержащейся в распределенном реестре;</w:delText>
        </w:r>
      </w:del>
    </w:p>
    <w:p w14:paraId="0B5BA2E6" w14:textId="4060F9E3" w:rsidR="009001B0" w:rsidRPr="00DF7827" w:rsidDel="00B20BF8" w:rsidRDefault="009001B0" w:rsidP="009001B0">
      <w:pPr>
        <w:spacing w:line="360" w:lineRule="auto"/>
        <w:ind w:firstLine="709"/>
        <w:contextualSpacing/>
        <w:jc w:val="both"/>
        <w:rPr>
          <w:del w:id="173" w:author="user" w:date="2026-04-17T23:02:00Z"/>
          <w:rFonts w:ascii="Times New Roman" w:hAnsi="Times New Roman" w:cs="Times New Roman"/>
          <w:sz w:val="28"/>
          <w:szCs w:val="28"/>
          <w:highlight w:val="yellow"/>
          <w:lang w:eastAsia="zh-CN"/>
          <w:rPrChange w:id="174" w:author="user" w:date="2026-04-17T23:08:00Z">
            <w:rPr>
              <w:del w:id="175" w:author="user" w:date="2026-04-17T23:02:00Z"/>
              <w:rFonts w:ascii="Times New Roman" w:hAnsi="Times New Roman" w:cs="Times New Roman"/>
              <w:sz w:val="28"/>
              <w:szCs w:val="28"/>
              <w:lang w:eastAsia="zh-CN"/>
            </w:rPr>
          </w:rPrChange>
        </w:rPr>
      </w:pPr>
      <w:del w:id="176" w:author="user" w:date="2026-04-17T23:02:00Z">
        <w:r w:rsidRPr="00DF7827" w:rsidDel="00B20BF8">
          <w:rPr>
            <w:rFonts w:ascii="Times New Roman" w:hAnsi="Times New Roman" w:cs="Times New Roman"/>
            <w:sz w:val="28"/>
            <w:szCs w:val="28"/>
            <w:highlight w:val="yellow"/>
            <w:rPrChange w:id="177" w:author="user" w:date="2026-04-17T23:08:00Z">
              <w:rPr>
                <w:rFonts w:ascii="Times New Roman" w:hAnsi="Times New Roman" w:cs="Times New Roman"/>
                <w:sz w:val="28"/>
                <w:szCs w:val="28"/>
              </w:rPr>
            </w:rPrChange>
          </w:rPr>
          <w:delText xml:space="preserve">- корректность реализации алгоритма (алгоритмов), обеспечивающих </w:delText>
        </w:r>
        <w:r w:rsidRPr="00DF7827" w:rsidDel="00B20BF8">
          <w:rPr>
            <w:rFonts w:ascii="Times New Roman" w:hAnsi="Times New Roman" w:cs="Times New Roman"/>
            <w:sz w:val="28"/>
            <w:szCs w:val="28"/>
            <w:highlight w:val="yellow"/>
            <w:lang w:eastAsia="zh-CN"/>
            <w:rPrChange w:id="178" w:author="user" w:date="2026-04-17T23:08:00Z">
              <w:rPr>
                <w:rFonts w:ascii="Times New Roman" w:hAnsi="Times New Roman" w:cs="Times New Roman"/>
                <w:sz w:val="28"/>
                <w:szCs w:val="28"/>
                <w:lang w:eastAsia="zh-CN"/>
              </w:rPr>
            </w:rPrChange>
          </w:rPr>
          <w:delText>тождественность указанной информации во всех базах данных, составляющих распределенный реестр;</w:delText>
        </w:r>
      </w:del>
    </w:p>
    <w:p w14:paraId="02432816" w14:textId="6A9EBE0C" w:rsidR="00812003" w:rsidRPr="00DF7827" w:rsidDel="00B20BF8" w:rsidRDefault="009001B0" w:rsidP="009001B0">
      <w:pPr>
        <w:spacing w:line="360" w:lineRule="auto"/>
        <w:ind w:firstLine="709"/>
        <w:jc w:val="both"/>
        <w:rPr>
          <w:del w:id="179" w:author="user" w:date="2026-04-17T23:02:00Z"/>
          <w:rFonts w:ascii="Times New Roman" w:hAnsi="Times New Roman" w:cs="Times New Roman"/>
          <w:sz w:val="28"/>
          <w:szCs w:val="28"/>
          <w:highlight w:val="yellow"/>
          <w:rPrChange w:id="180" w:author="user" w:date="2026-04-17T23:08:00Z">
            <w:rPr>
              <w:del w:id="181" w:author="user" w:date="2026-04-17T23:02:00Z"/>
              <w:rFonts w:ascii="Times New Roman" w:hAnsi="Times New Roman" w:cs="Times New Roman"/>
              <w:sz w:val="28"/>
              <w:szCs w:val="28"/>
            </w:rPr>
          </w:rPrChange>
        </w:rPr>
      </w:pPr>
      <w:del w:id="182" w:author="user" w:date="2026-04-17T23:02:00Z">
        <w:r w:rsidRPr="00DF7827" w:rsidDel="00B20BF8">
          <w:rPr>
            <w:rFonts w:ascii="Times New Roman" w:hAnsi="Times New Roman" w:cs="Times New Roman"/>
            <w:sz w:val="28"/>
            <w:szCs w:val="28"/>
            <w:highlight w:val="yellow"/>
            <w:lang w:eastAsia="zh-CN"/>
            <w:rPrChange w:id="183" w:author="user" w:date="2026-04-17T23:08:00Z">
              <w:rPr>
                <w:rFonts w:ascii="Times New Roman" w:hAnsi="Times New Roman" w:cs="Times New Roman"/>
                <w:sz w:val="28"/>
                <w:szCs w:val="28"/>
                <w:lang w:eastAsia="zh-CN"/>
              </w:rPr>
            </w:rPrChange>
          </w:rPr>
          <w:delText>-</w:delText>
        </w:r>
        <w:r w:rsidRPr="00DF7827" w:rsidDel="00B20BF8">
          <w:rPr>
            <w:rFonts w:ascii="Times New Roman" w:hAnsi="Times New Roman" w:cs="Times New Roman"/>
            <w:sz w:val="28"/>
            <w:szCs w:val="28"/>
            <w:highlight w:val="yellow"/>
            <w:lang w:val="en-US" w:eastAsia="zh-CN"/>
            <w:rPrChange w:id="184" w:author="user" w:date="2026-04-17T23:08:00Z">
              <w:rPr>
                <w:rFonts w:ascii="Times New Roman" w:hAnsi="Times New Roman" w:cs="Times New Roman"/>
                <w:sz w:val="28"/>
                <w:szCs w:val="28"/>
                <w:lang w:val="en-US" w:eastAsia="zh-CN"/>
              </w:rPr>
            </w:rPrChange>
          </w:rPr>
          <w:delText> </w:delText>
        </w:r>
        <w:r w:rsidRPr="00DF7827" w:rsidDel="00B20BF8">
          <w:rPr>
            <w:rFonts w:ascii="Times New Roman" w:hAnsi="Times New Roman" w:cs="Times New Roman"/>
            <w:sz w:val="28"/>
            <w:szCs w:val="28"/>
            <w:highlight w:val="yellow"/>
            <w:lang w:eastAsia="zh-CN"/>
            <w:rPrChange w:id="185" w:author="user" w:date="2026-04-17T23:08:00Z">
              <w:rPr>
                <w:rFonts w:ascii="Times New Roman" w:hAnsi="Times New Roman" w:cs="Times New Roman"/>
                <w:sz w:val="28"/>
                <w:szCs w:val="28"/>
                <w:lang w:eastAsia="zh-CN"/>
              </w:rPr>
            </w:rPrChange>
          </w:rPr>
          <w:delText>бесперебойность и непрерывность функционирования информационной</w:delText>
        </w:r>
        <w:r w:rsidRPr="00DF7827" w:rsidDel="00B20BF8">
          <w:rPr>
            <w:rFonts w:ascii="Times New Roman" w:hAnsi="Times New Roman" w:cs="Times New Roman"/>
            <w:sz w:val="28"/>
            <w:szCs w:val="28"/>
            <w:highlight w:val="yellow"/>
            <w:rPrChange w:id="186" w:author="user" w:date="2026-04-17T23:08:00Z">
              <w:rPr>
                <w:rFonts w:ascii="Times New Roman" w:hAnsi="Times New Roman" w:cs="Times New Roman"/>
                <w:sz w:val="28"/>
                <w:szCs w:val="28"/>
              </w:rPr>
            </w:rPrChange>
          </w:rPr>
          <w:delText xml:space="preserve"> системы.</w:delText>
        </w:r>
      </w:del>
    </w:p>
    <w:p w14:paraId="306629F9" w14:textId="5FB48B5E" w:rsidR="000154AF" w:rsidRPr="00DF7827" w:rsidDel="00DF7827" w:rsidRDefault="000154AF" w:rsidP="000154AF">
      <w:pPr>
        <w:spacing w:line="360" w:lineRule="auto"/>
        <w:ind w:firstLine="709"/>
        <w:jc w:val="both"/>
        <w:rPr>
          <w:del w:id="187" w:author="user" w:date="2026-04-17T23:09:00Z"/>
          <w:rFonts w:ascii="Times New Roman" w:hAnsi="Times New Roman" w:cs="Times New Roman"/>
          <w:sz w:val="28"/>
          <w:szCs w:val="28"/>
          <w:highlight w:val="yellow"/>
          <w:rPrChange w:id="188" w:author="user" w:date="2026-04-17T23:08:00Z">
            <w:rPr>
              <w:del w:id="189" w:author="user" w:date="2026-04-17T23:09:00Z"/>
              <w:rFonts w:ascii="Times New Roman" w:hAnsi="Times New Roman" w:cs="Times New Roman"/>
              <w:sz w:val="28"/>
              <w:szCs w:val="28"/>
            </w:rPr>
          </w:rPrChange>
        </w:rPr>
      </w:pPr>
      <w:del w:id="190" w:author="user" w:date="2026-04-17T23:09:00Z">
        <w:r w:rsidRPr="00DF7827" w:rsidDel="00DF7827">
          <w:rPr>
            <w:rFonts w:ascii="Times New Roman" w:hAnsi="Times New Roman" w:cs="Times New Roman"/>
            <w:sz w:val="28"/>
            <w:szCs w:val="28"/>
            <w:highlight w:val="yellow"/>
            <w:rPrChange w:id="191" w:author="user" w:date="2026-04-17T23:08:00Z">
              <w:rPr>
                <w:rFonts w:ascii="Times New Roman" w:hAnsi="Times New Roman" w:cs="Times New Roman"/>
                <w:sz w:val="28"/>
                <w:szCs w:val="28"/>
              </w:rPr>
            </w:rPrChange>
          </w:rPr>
          <w:delText xml:space="preserve">Характерной особенностью цифрового сегмента инфраструктуры финансового рынка является наличие в ее составе </w:delText>
        </w:r>
        <w:r w:rsidRPr="00DF7827" w:rsidDel="00DF7827">
          <w:rPr>
            <w:rFonts w:ascii="Times New Roman" w:hAnsi="Times New Roman" w:cs="Times New Roman"/>
            <w:i/>
            <w:sz w:val="28"/>
            <w:szCs w:val="28"/>
            <w:highlight w:val="yellow"/>
            <w:rPrChange w:id="192" w:author="user" w:date="2026-04-17T23:08:00Z">
              <w:rPr>
                <w:rFonts w:ascii="Times New Roman" w:hAnsi="Times New Roman" w:cs="Times New Roman"/>
                <w:i/>
                <w:sz w:val="28"/>
                <w:szCs w:val="28"/>
              </w:rPr>
            </w:rPrChange>
          </w:rPr>
          <w:delText>уровня активов</w:delText>
        </w:r>
        <w:r w:rsidRPr="00DF7827" w:rsidDel="00DF7827">
          <w:rPr>
            <w:rFonts w:ascii="Times New Roman" w:hAnsi="Times New Roman" w:cs="Times New Roman"/>
            <w:sz w:val="28"/>
            <w:szCs w:val="28"/>
            <w:highlight w:val="yellow"/>
            <w:rPrChange w:id="193" w:author="user" w:date="2026-04-17T23:08:00Z">
              <w:rPr>
                <w:rFonts w:ascii="Times New Roman" w:hAnsi="Times New Roman" w:cs="Times New Roman"/>
                <w:sz w:val="28"/>
                <w:szCs w:val="28"/>
              </w:rPr>
            </w:rPrChange>
          </w:rPr>
          <w:delText xml:space="preserve">, ценность которых неразрывно связана с их информационной (цифровой) природой. </w:delText>
        </w:r>
      </w:del>
    </w:p>
    <w:p w14:paraId="5A650D0C" w14:textId="0B7EE39D" w:rsidR="000154AF" w:rsidRPr="00DF7827" w:rsidDel="00DF7827" w:rsidRDefault="000154AF" w:rsidP="000154AF">
      <w:pPr>
        <w:pStyle w:val="10"/>
        <w:spacing w:line="360" w:lineRule="auto"/>
        <w:ind w:firstLine="740"/>
        <w:jc w:val="both"/>
        <w:rPr>
          <w:del w:id="194" w:author="user" w:date="2026-04-17T23:09:00Z"/>
          <w:sz w:val="28"/>
          <w:highlight w:val="yellow"/>
          <w:rPrChange w:id="195" w:author="user" w:date="2026-04-17T23:08:00Z">
            <w:rPr>
              <w:del w:id="196" w:author="user" w:date="2026-04-17T23:09:00Z"/>
              <w:sz w:val="28"/>
            </w:rPr>
          </w:rPrChange>
        </w:rPr>
      </w:pPr>
      <w:del w:id="197" w:author="user" w:date="2026-04-17T23:09:00Z">
        <w:r w:rsidRPr="00DF7827" w:rsidDel="00DF7827">
          <w:rPr>
            <w:sz w:val="28"/>
            <w:szCs w:val="28"/>
            <w:highlight w:val="yellow"/>
            <w:rPrChange w:id="198" w:author="user" w:date="2026-04-17T23:08:00Z">
              <w:rPr>
                <w:sz w:val="28"/>
                <w:szCs w:val="28"/>
              </w:rPr>
            </w:rPrChange>
          </w:rPr>
          <w:delText xml:space="preserve">Наличие уровня актива в составе цифрового сегмента инфраструктуры финансового рынка выразилась в появлении </w:delText>
        </w:r>
        <w:r w:rsidRPr="00DF7827" w:rsidDel="00DF7827">
          <w:rPr>
            <w:i/>
            <w:sz w:val="28"/>
            <w:szCs w:val="28"/>
            <w:highlight w:val="yellow"/>
            <w:rPrChange w:id="199" w:author="user" w:date="2026-04-17T23:08:00Z">
              <w:rPr>
                <w:i/>
                <w:sz w:val="28"/>
                <w:szCs w:val="28"/>
              </w:rPr>
            </w:rPrChange>
          </w:rPr>
          <w:delText>межотраслевой правовой категории «криптоактива»</w:delText>
        </w:r>
        <w:r w:rsidRPr="00DF7827" w:rsidDel="00DF7827">
          <w:rPr>
            <w:sz w:val="28"/>
            <w:szCs w:val="28"/>
            <w:highlight w:val="yellow"/>
            <w:rPrChange w:id="200" w:author="user" w:date="2026-04-17T23:08:00Z">
              <w:rPr>
                <w:sz w:val="28"/>
                <w:szCs w:val="28"/>
              </w:rPr>
            </w:rPrChange>
          </w:rPr>
          <w:delText>.</w:delText>
        </w:r>
      </w:del>
    </w:p>
    <w:p w14:paraId="71B26C29" w14:textId="590A492A" w:rsidR="000154AF" w:rsidDel="00DF7827" w:rsidRDefault="000154AF" w:rsidP="000154AF">
      <w:pPr>
        <w:spacing w:line="360" w:lineRule="auto"/>
        <w:ind w:firstLine="709"/>
        <w:contextualSpacing/>
        <w:jc w:val="both"/>
        <w:rPr>
          <w:del w:id="201" w:author="user" w:date="2026-04-17T23:09:00Z"/>
          <w:rFonts w:ascii="Times New Roman" w:hAnsi="Times New Roman" w:cs="Times New Roman"/>
          <w:sz w:val="28"/>
        </w:rPr>
      </w:pPr>
      <w:del w:id="202" w:author="user" w:date="2026-04-17T23:09:00Z">
        <w:r w:rsidRPr="00DF7827" w:rsidDel="00DF7827">
          <w:rPr>
            <w:rFonts w:ascii="Times New Roman" w:hAnsi="Times New Roman" w:cs="Times New Roman"/>
            <w:sz w:val="28"/>
            <w:highlight w:val="yellow"/>
            <w:rPrChange w:id="203" w:author="user" w:date="2026-04-17T23:08:00Z">
              <w:rPr>
                <w:rFonts w:ascii="Times New Roman" w:hAnsi="Times New Roman" w:cs="Times New Roman"/>
                <w:sz w:val="28"/>
              </w:rPr>
            </w:rPrChange>
          </w:rPr>
          <w:delText xml:space="preserve">Основополагающими для интерпретации криптоактивов являются </w:delText>
        </w:r>
        <w:r w:rsidRPr="00DF7827" w:rsidDel="00DF7827">
          <w:rPr>
            <w:rFonts w:ascii="Times New Roman" w:hAnsi="Times New Roman" w:cs="Times New Roman"/>
            <w:i/>
            <w:sz w:val="28"/>
            <w:highlight w:val="yellow"/>
            <w:rPrChange w:id="204" w:author="user" w:date="2026-04-17T23:08:00Z">
              <w:rPr>
                <w:rFonts w:ascii="Times New Roman" w:hAnsi="Times New Roman" w:cs="Times New Roman"/>
                <w:i/>
                <w:sz w:val="28"/>
              </w:rPr>
            </w:rPrChange>
          </w:rPr>
          <w:delText xml:space="preserve">два </w:delText>
        </w:r>
        <w:r w:rsidRPr="00DF7827" w:rsidDel="00DF7827">
          <w:rPr>
            <w:rFonts w:ascii="Times New Roman" w:hAnsi="Times New Roman" w:cs="Times New Roman"/>
            <w:i/>
            <w:iCs/>
            <w:sz w:val="28"/>
            <w:highlight w:val="yellow"/>
            <w:rPrChange w:id="205" w:author="user" w:date="2026-04-17T23:08:00Z">
              <w:rPr>
                <w:rFonts w:ascii="Times New Roman" w:hAnsi="Times New Roman" w:cs="Times New Roman"/>
                <w:i/>
                <w:iCs/>
                <w:sz w:val="28"/>
              </w:rPr>
            </w:rPrChange>
          </w:rPr>
          <w:delText>признака</w:delText>
        </w:r>
        <w:r w:rsidRPr="00DF7827" w:rsidDel="00DF7827">
          <w:rPr>
            <w:rFonts w:ascii="Times New Roman" w:hAnsi="Times New Roman" w:cs="Times New Roman"/>
            <w:sz w:val="28"/>
            <w:highlight w:val="yellow"/>
            <w:rPrChange w:id="206" w:author="user" w:date="2026-04-17T23:08:00Z">
              <w:rPr>
                <w:rFonts w:ascii="Times New Roman" w:hAnsi="Times New Roman" w:cs="Times New Roman"/>
                <w:sz w:val="28"/>
              </w:rPr>
            </w:rPrChange>
          </w:rPr>
          <w:delText>, содержащихся в разных определениях криптоактивов международных органов и организаций: специфическое свойство актива, имеющее экономическую ценность; распределенный реестр или аналогичные технологии криптографии как техническая основа криптоактива.</w:delText>
        </w:r>
        <w:r w:rsidRPr="00B22B37" w:rsidDel="00DF7827">
          <w:rPr>
            <w:rFonts w:ascii="Times New Roman" w:hAnsi="Times New Roman" w:cs="Times New Roman"/>
            <w:sz w:val="28"/>
          </w:rPr>
          <w:delText xml:space="preserve"> </w:delText>
        </w:r>
      </w:del>
    </w:p>
    <w:p w14:paraId="64EC42D3" w14:textId="6AF5A3FF" w:rsidR="000154AF" w:rsidRDefault="000154AF" w:rsidP="000154AF">
      <w:pPr>
        <w:spacing w:line="360" w:lineRule="auto"/>
        <w:ind w:firstLine="709"/>
        <w:contextualSpacing/>
        <w:jc w:val="both"/>
        <w:rPr>
          <w:ins w:id="207" w:author="user" w:date="2026-04-18T19:09:00Z"/>
          <w:rFonts w:ascii="Times New Roman" w:hAnsi="Times New Roman" w:cs="Times New Roman"/>
          <w:sz w:val="28"/>
        </w:rPr>
      </w:pPr>
      <w:del w:id="208" w:author="user" w:date="2026-04-18T19:22:00Z">
        <w:r w:rsidRPr="00127F05" w:rsidDel="00CD302A">
          <w:rPr>
            <w:rFonts w:ascii="Times New Roman" w:hAnsi="Times New Roman" w:cs="Times New Roman"/>
            <w:sz w:val="28"/>
          </w:rPr>
          <w:delText>1. </w:delText>
        </w:r>
      </w:del>
      <w:r w:rsidRPr="00127F05">
        <w:rPr>
          <w:rFonts w:ascii="Times New Roman" w:hAnsi="Times New Roman" w:cs="Times New Roman"/>
          <w:sz w:val="28"/>
        </w:rPr>
        <w:t xml:space="preserve">Свойство «актива» криптоактива важно с точки зрения разграничения криптоактива с правовыми институтами, которые также учитываются в виде </w:t>
      </w:r>
      <w:r w:rsidRPr="00127F05">
        <w:rPr>
          <w:rFonts w:ascii="Times New Roman" w:hAnsi="Times New Roman" w:cs="Times New Roman"/>
          <w:sz w:val="28"/>
        </w:rPr>
        <w:lastRenderedPageBreak/>
        <w:t xml:space="preserve">записи в информационной системе на основе определенного реестра, однако свойством актива не обладают. </w:t>
      </w:r>
    </w:p>
    <w:p w14:paraId="632D8F62" w14:textId="1FCA1A0D" w:rsidR="00AF4F31" w:rsidRPr="00127F05" w:rsidDel="00AF4F31" w:rsidRDefault="00AF4F31" w:rsidP="000154AF">
      <w:pPr>
        <w:spacing w:line="360" w:lineRule="auto"/>
        <w:ind w:firstLine="709"/>
        <w:contextualSpacing/>
        <w:jc w:val="both"/>
        <w:rPr>
          <w:del w:id="209" w:author="user" w:date="2026-04-17T22:49:00Z"/>
          <w:rFonts w:ascii="Times New Roman" w:hAnsi="Times New Roman" w:cs="Times New Roman"/>
          <w:sz w:val="28"/>
        </w:rPr>
      </w:pPr>
    </w:p>
    <w:p w14:paraId="56CC8213" w14:textId="77777777" w:rsidR="000154AF" w:rsidRPr="00127F05" w:rsidRDefault="000154AF" w:rsidP="000154AF">
      <w:pPr>
        <w:spacing w:line="360" w:lineRule="auto"/>
        <w:ind w:firstLine="709"/>
        <w:contextualSpacing/>
        <w:jc w:val="both"/>
        <w:rPr>
          <w:rFonts w:ascii="Times New Roman" w:hAnsi="Times New Roman" w:cs="Times New Roman"/>
          <w:sz w:val="28"/>
        </w:rPr>
      </w:pPr>
      <w:bookmarkStart w:id="210" w:name="_Hlk178505752"/>
      <w:r w:rsidRPr="00127F05">
        <w:rPr>
          <w:rFonts w:ascii="Times New Roman" w:hAnsi="Times New Roman" w:cs="Times New Roman"/>
          <w:sz w:val="28"/>
        </w:rPr>
        <w:t xml:space="preserve">2. Распределенный реестр как технологическая основа криптоактива характеризуется следующими основными свойствами: </w:t>
      </w:r>
    </w:p>
    <w:p w14:paraId="7EA7028B"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отсутствием или минимальным наличием центрального администрирования хранилища данных. Запись определенного фрагмента информации в информационной системе является результатом программного консенсуса многих точек хранения данных. В сочетании с криптографическими решениями такой порядок внесения записи снижает риск манипулирования данными, тем самым решая проблему доверия сторонним поставщикам услуг хранения данных</w:t>
      </w:r>
      <w:r w:rsidRPr="00AE3B7B">
        <w:rPr>
          <w:rStyle w:val="110"/>
          <w:rFonts w:eastAsiaTheme="minorHAnsi"/>
          <w:sz w:val="28"/>
        </w:rPr>
        <w:footnoteReference w:id="6"/>
      </w:r>
      <w:r w:rsidRPr="00127F05">
        <w:rPr>
          <w:rFonts w:ascii="Times New Roman" w:hAnsi="Times New Roman" w:cs="Times New Roman"/>
          <w:sz w:val="28"/>
        </w:rPr>
        <w:t>;</w:t>
      </w:r>
    </w:p>
    <w:p w14:paraId="6819810F"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повышенной степенью прозрачности данных, поскольку все узлы информационной системы используют один и тот же программный код, хранят одни и те же данные, имеют одновременный доступ к хранящимся данным;</w:t>
      </w:r>
    </w:p>
    <w:p w14:paraId="35791250" w14:textId="64F4B167" w:rsidR="000154AF" w:rsidRDefault="000154AF" w:rsidP="000154AF">
      <w:pPr>
        <w:spacing w:line="360" w:lineRule="auto"/>
        <w:ind w:firstLine="709"/>
        <w:jc w:val="both"/>
        <w:rPr>
          <w:ins w:id="211" w:author="user" w:date="2026-04-18T19:53:00Z"/>
          <w:rFonts w:ascii="Times New Roman" w:hAnsi="Times New Roman" w:cs="Times New Roman"/>
          <w:sz w:val="28"/>
        </w:rPr>
      </w:pPr>
      <w:r w:rsidRPr="00127F05">
        <w:rPr>
          <w:rFonts w:ascii="Times New Roman" w:hAnsi="Times New Roman" w:cs="Times New Roman"/>
          <w:sz w:val="28"/>
        </w:rPr>
        <w:t>- эффективным сочетанием технологии распределенного реестра со смарт-контрактами – компьютерным кодом, который при возникновении определенного условия или условий способен работать автоматически или детерминировано в соответствии с заранее определенными функциями</w:t>
      </w:r>
      <w:r w:rsidRPr="00AE3B7B">
        <w:rPr>
          <w:rStyle w:val="110"/>
          <w:rFonts w:eastAsiaTheme="minorHAnsi"/>
          <w:sz w:val="28"/>
        </w:rPr>
        <w:footnoteReference w:id="7"/>
      </w:r>
      <w:r w:rsidRPr="00127F05">
        <w:rPr>
          <w:rFonts w:ascii="Times New Roman" w:hAnsi="Times New Roman" w:cs="Times New Roman"/>
          <w:sz w:val="28"/>
        </w:rPr>
        <w:t>.</w:t>
      </w:r>
    </w:p>
    <w:p w14:paraId="1A46B56E" w14:textId="0E3A7E3C" w:rsidR="00DE2DE7" w:rsidRPr="00127F05" w:rsidDel="00133FA8" w:rsidRDefault="00DE2DE7" w:rsidP="000154AF">
      <w:pPr>
        <w:spacing w:line="360" w:lineRule="auto"/>
        <w:ind w:firstLine="709"/>
        <w:jc w:val="both"/>
        <w:rPr>
          <w:del w:id="212" w:author="user" w:date="2026-04-18T19:53:00Z"/>
          <w:rFonts w:ascii="Times New Roman" w:hAnsi="Times New Roman" w:cs="Times New Roman"/>
          <w:sz w:val="28"/>
        </w:rPr>
      </w:pPr>
    </w:p>
    <w:bookmarkEnd w:id="210"/>
    <w:p w14:paraId="00C05631" w14:textId="2A2767CC" w:rsidR="000154AF" w:rsidRPr="00DE2DE7" w:rsidDel="00DE2DE7" w:rsidRDefault="000154AF" w:rsidP="000154AF">
      <w:pPr>
        <w:spacing w:line="360" w:lineRule="auto"/>
        <w:ind w:firstLine="709"/>
        <w:jc w:val="both"/>
        <w:rPr>
          <w:del w:id="213" w:author="user" w:date="2026-04-18T19:52:00Z"/>
          <w:rFonts w:ascii="Times New Roman" w:hAnsi="Times New Roman" w:cs="Times New Roman"/>
          <w:sz w:val="28"/>
          <w:highlight w:val="yellow"/>
          <w:rPrChange w:id="214" w:author="user" w:date="2026-04-18T19:51:00Z">
            <w:rPr>
              <w:del w:id="215" w:author="user" w:date="2026-04-18T19:52:00Z"/>
              <w:rFonts w:ascii="Times New Roman" w:hAnsi="Times New Roman" w:cs="Times New Roman"/>
              <w:sz w:val="28"/>
            </w:rPr>
          </w:rPrChange>
        </w:rPr>
      </w:pPr>
      <w:del w:id="216" w:author="user" w:date="2026-04-18T19:52:00Z">
        <w:r w:rsidRPr="00DE2DE7" w:rsidDel="00DE2DE7">
          <w:rPr>
            <w:rFonts w:ascii="Times New Roman" w:hAnsi="Times New Roman" w:cs="Times New Roman"/>
            <w:sz w:val="28"/>
            <w:highlight w:val="yellow"/>
            <w:rPrChange w:id="217" w:author="user" w:date="2026-04-18T19:51:00Z">
              <w:rPr>
                <w:rFonts w:ascii="Times New Roman" w:hAnsi="Times New Roman" w:cs="Times New Roman"/>
                <w:sz w:val="28"/>
              </w:rPr>
            </w:rPrChange>
          </w:rPr>
          <w:delText xml:space="preserve">Неразрывная связь </w:delText>
        </w:r>
        <w:r w:rsidRPr="00DE2DE7" w:rsidDel="00DE2DE7">
          <w:rPr>
            <w:rFonts w:ascii="Times New Roman" w:hAnsi="Times New Roman" w:cs="Times New Roman"/>
            <w:color w:val="000000" w:themeColor="text1"/>
            <w:sz w:val="28"/>
            <w:highlight w:val="yellow"/>
            <w:rPrChange w:id="218" w:author="user" w:date="2026-04-18T19:51:00Z">
              <w:rPr>
                <w:rFonts w:ascii="Times New Roman" w:hAnsi="Times New Roman" w:cs="Times New Roman"/>
                <w:color w:val="000000" w:themeColor="text1"/>
                <w:sz w:val="28"/>
              </w:rPr>
            </w:rPrChange>
          </w:rPr>
          <w:delText>криптоактива</w:delText>
        </w:r>
        <w:r w:rsidRPr="00DE2DE7" w:rsidDel="00DE2DE7">
          <w:rPr>
            <w:rFonts w:ascii="Times New Roman" w:hAnsi="Times New Roman" w:cs="Times New Roman"/>
            <w:sz w:val="28"/>
            <w:highlight w:val="yellow"/>
            <w:rPrChange w:id="219" w:author="user" w:date="2026-04-18T19:51:00Z">
              <w:rPr>
                <w:rFonts w:ascii="Times New Roman" w:hAnsi="Times New Roman" w:cs="Times New Roman"/>
                <w:sz w:val="28"/>
              </w:rPr>
            </w:rPrChange>
          </w:rPr>
          <w:delText xml:space="preserve"> с технологией распределенного реестра обеспечивает следующие характерные для него свойства: </w:delText>
        </w:r>
      </w:del>
    </w:p>
    <w:p w14:paraId="6DB74215" w14:textId="1745A745" w:rsidR="000154AF" w:rsidRPr="00DE2DE7" w:rsidDel="00DE2DE7" w:rsidRDefault="000154AF" w:rsidP="000154AF">
      <w:pPr>
        <w:spacing w:line="360" w:lineRule="auto"/>
        <w:ind w:firstLine="709"/>
        <w:jc w:val="both"/>
        <w:rPr>
          <w:del w:id="220" w:author="user" w:date="2026-04-18T19:52:00Z"/>
          <w:rFonts w:ascii="Times New Roman" w:hAnsi="Times New Roman" w:cs="Times New Roman"/>
          <w:sz w:val="28"/>
          <w:highlight w:val="yellow"/>
          <w:rPrChange w:id="221" w:author="user" w:date="2026-04-18T19:51:00Z">
            <w:rPr>
              <w:del w:id="222" w:author="user" w:date="2026-04-18T19:52:00Z"/>
              <w:rFonts w:ascii="Times New Roman" w:hAnsi="Times New Roman" w:cs="Times New Roman"/>
              <w:sz w:val="28"/>
            </w:rPr>
          </w:rPrChange>
        </w:rPr>
      </w:pPr>
      <w:del w:id="223" w:author="user" w:date="2026-04-18T19:52:00Z">
        <w:r w:rsidRPr="00DE2DE7" w:rsidDel="00DE2DE7">
          <w:rPr>
            <w:rFonts w:ascii="Times New Roman" w:hAnsi="Times New Roman" w:cs="Times New Roman"/>
            <w:sz w:val="28"/>
            <w:highlight w:val="yellow"/>
            <w:rPrChange w:id="224" w:author="user" w:date="2026-04-18T19:51:00Z">
              <w:rPr>
                <w:rFonts w:ascii="Times New Roman" w:hAnsi="Times New Roman" w:cs="Times New Roman"/>
                <w:sz w:val="28"/>
              </w:rPr>
            </w:rPrChange>
          </w:rPr>
          <w:delText>- особый способ хранения информации об операциях, совершенных с ним, эффективное автоматизированное управление криптоактивом с использованием смарт-контрактов;</w:delText>
        </w:r>
      </w:del>
    </w:p>
    <w:p w14:paraId="515F572B" w14:textId="7CA79A04" w:rsidR="0069061F" w:rsidRPr="00127F05" w:rsidDel="00DE2DE7" w:rsidRDefault="000154AF">
      <w:pPr>
        <w:spacing w:line="360" w:lineRule="auto"/>
        <w:ind w:firstLine="709"/>
        <w:jc w:val="both"/>
        <w:rPr>
          <w:del w:id="225" w:author="user" w:date="2026-04-18T19:52:00Z"/>
          <w:rFonts w:ascii="Times New Roman" w:hAnsi="Times New Roman" w:cs="Times New Roman"/>
          <w:color w:val="000000" w:themeColor="text1"/>
          <w:sz w:val="28"/>
        </w:rPr>
      </w:pPr>
      <w:del w:id="226" w:author="user" w:date="2026-04-18T19:52:00Z">
        <w:r w:rsidRPr="00DE2DE7" w:rsidDel="00DE2DE7">
          <w:rPr>
            <w:rFonts w:ascii="Times New Roman" w:hAnsi="Times New Roman" w:cs="Times New Roman"/>
            <w:color w:val="000000" w:themeColor="text1"/>
            <w:sz w:val="28"/>
            <w:highlight w:val="yellow"/>
            <w:rPrChange w:id="227" w:author="user" w:date="2026-04-18T19:51:00Z">
              <w:rPr>
                <w:rFonts w:ascii="Times New Roman" w:hAnsi="Times New Roman" w:cs="Times New Roman"/>
                <w:color w:val="000000" w:themeColor="text1"/>
                <w:sz w:val="28"/>
              </w:rPr>
            </w:rPrChange>
          </w:rPr>
          <w:delText>- особый режим доступа и распоряжения лица(-ом) к криптоактиву(-ом) без участия или с минимальным участием третьих лиц, с использованием или без использования посреднических финансовых институтов (криптоплатформ) в информационной среде, заслуживающей доверие пользователей, благодаря свойствам, обеспечиваемым технологией распределенного реестра.</w:delText>
        </w:r>
      </w:del>
    </w:p>
    <w:p w14:paraId="0067D6A9" w14:textId="77777777" w:rsidR="000154AF" w:rsidRPr="00127F05" w:rsidRDefault="000154AF" w:rsidP="000154AF">
      <w:pPr>
        <w:spacing w:line="360" w:lineRule="auto"/>
        <w:ind w:firstLine="709"/>
        <w:jc w:val="both"/>
        <w:rPr>
          <w:rFonts w:ascii="Times New Roman" w:hAnsi="Times New Roman" w:cs="Times New Roman"/>
          <w:sz w:val="28"/>
        </w:rPr>
      </w:pPr>
      <w:r w:rsidRPr="00127F05">
        <w:rPr>
          <w:rFonts w:ascii="Times New Roman" w:hAnsi="Times New Roman" w:cs="Times New Roman"/>
          <w:sz w:val="28"/>
        </w:rPr>
        <w:t xml:space="preserve">Основными самостоятельными видами криптоактивов являются: </w:t>
      </w:r>
    </w:p>
    <w:p w14:paraId="207FFEE1" w14:textId="0458EAB1" w:rsidR="00ED0CCA" w:rsidRPr="00A101DA" w:rsidRDefault="00ED0CCA" w:rsidP="000154AF">
      <w:pPr>
        <w:spacing w:line="360" w:lineRule="auto"/>
        <w:ind w:firstLine="709"/>
        <w:contextualSpacing/>
        <w:jc w:val="both"/>
        <w:rPr>
          <w:rFonts w:ascii="Times New Roman" w:hAnsi="Times New Roman" w:cs="Times New Roman"/>
          <w:iCs/>
          <w:sz w:val="28"/>
        </w:rPr>
      </w:pPr>
      <w:r w:rsidRPr="000C72F5">
        <w:rPr>
          <w:rFonts w:ascii="Times New Roman" w:hAnsi="Times New Roman" w:cs="Times New Roman"/>
          <w:i/>
          <w:sz w:val="28"/>
        </w:rPr>
        <w:t xml:space="preserve">1) цифровые валюты центральных банков </w:t>
      </w:r>
      <w:r w:rsidR="00A87B18" w:rsidRPr="00A101DA">
        <w:rPr>
          <w:rFonts w:ascii="Times New Roman" w:hAnsi="Times New Roman" w:cs="Times New Roman"/>
          <w:iCs/>
          <w:sz w:val="28"/>
        </w:rPr>
        <w:t xml:space="preserve">(CBDC) </w:t>
      </w:r>
      <w:r w:rsidR="00AD19F4">
        <w:rPr>
          <w:rFonts w:ascii="Times New Roman" w:hAnsi="Times New Roman" w:cs="Times New Roman"/>
          <w:iCs/>
          <w:sz w:val="28"/>
        </w:rPr>
        <w:t xml:space="preserve">– </w:t>
      </w:r>
      <w:r w:rsidR="00D136D6">
        <w:rPr>
          <w:rFonts w:ascii="Times New Roman" w:hAnsi="Times New Roman" w:cs="Times New Roman"/>
          <w:iCs/>
          <w:sz w:val="28"/>
        </w:rPr>
        <w:t xml:space="preserve">– </w:t>
      </w:r>
      <w:r w:rsidR="00D136D6" w:rsidRPr="00AD19F4">
        <w:rPr>
          <w:rFonts w:ascii="Times New Roman" w:hAnsi="Times New Roman" w:cs="Times New Roman"/>
          <w:iCs/>
          <w:sz w:val="28"/>
        </w:rPr>
        <w:t>криптоактивы</w:t>
      </w:r>
      <w:r w:rsidR="00D136D6" w:rsidRPr="00E94AB9">
        <w:rPr>
          <w:rFonts w:ascii="Times New Roman" w:hAnsi="Times New Roman" w:cs="Times New Roman"/>
          <w:iCs/>
          <w:sz w:val="28"/>
        </w:rPr>
        <w:t>, которые эмитируются центральным</w:t>
      </w:r>
      <w:r w:rsidR="00D136D6">
        <w:rPr>
          <w:rFonts w:ascii="Times New Roman" w:hAnsi="Times New Roman" w:cs="Times New Roman"/>
          <w:iCs/>
          <w:sz w:val="28"/>
        </w:rPr>
        <w:t>и</w:t>
      </w:r>
      <w:r w:rsidR="00D136D6" w:rsidRPr="00E94AB9">
        <w:rPr>
          <w:rFonts w:ascii="Times New Roman" w:hAnsi="Times New Roman" w:cs="Times New Roman"/>
          <w:iCs/>
          <w:sz w:val="28"/>
        </w:rPr>
        <w:t xml:space="preserve"> банк</w:t>
      </w:r>
      <w:r w:rsidR="00D136D6">
        <w:rPr>
          <w:rFonts w:ascii="Times New Roman" w:hAnsi="Times New Roman" w:cs="Times New Roman"/>
          <w:iCs/>
          <w:sz w:val="28"/>
        </w:rPr>
        <w:t>а</w:t>
      </w:r>
      <w:r w:rsidR="00D136D6" w:rsidRPr="00E94AB9">
        <w:rPr>
          <w:rFonts w:ascii="Times New Roman" w:hAnsi="Times New Roman" w:cs="Times New Roman"/>
          <w:iCs/>
          <w:sz w:val="28"/>
        </w:rPr>
        <w:t>м</w:t>
      </w:r>
      <w:r w:rsidR="00D136D6">
        <w:rPr>
          <w:rFonts w:ascii="Times New Roman" w:hAnsi="Times New Roman" w:cs="Times New Roman"/>
          <w:iCs/>
          <w:sz w:val="28"/>
        </w:rPr>
        <w:t>и</w:t>
      </w:r>
      <w:r w:rsidR="00D136D6" w:rsidRPr="00E94AB9">
        <w:rPr>
          <w:rFonts w:ascii="Times New Roman" w:hAnsi="Times New Roman" w:cs="Times New Roman"/>
          <w:iCs/>
          <w:sz w:val="28"/>
        </w:rPr>
        <w:t xml:space="preserve"> на централизованной основе</w:t>
      </w:r>
      <w:r w:rsidR="00D136D6">
        <w:rPr>
          <w:rFonts w:ascii="Times New Roman" w:hAnsi="Times New Roman" w:cs="Times New Roman"/>
          <w:iCs/>
          <w:sz w:val="28"/>
        </w:rPr>
        <w:t xml:space="preserve">, </w:t>
      </w:r>
      <w:r w:rsidR="00D136D6" w:rsidRPr="00E94AB9">
        <w:rPr>
          <w:rFonts w:ascii="Times New Roman" w:hAnsi="Times New Roman" w:cs="Times New Roman"/>
          <w:iCs/>
          <w:sz w:val="28"/>
        </w:rPr>
        <w:t xml:space="preserve">являются законным </w:t>
      </w:r>
      <w:r w:rsidR="00D136D6">
        <w:rPr>
          <w:rFonts w:ascii="Times New Roman" w:hAnsi="Times New Roman" w:cs="Times New Roman"/>
          <w:iCs/>
          <w:sz w:val="28"/>
        </w:rPr>
        <w:t>средством платежа и</w:t>
      </w:r>
      <w:r w:rsidR="00D136D6" w:rsidRPr="00E94AB9">
        <w:rPr>
          <w:rFonts w:ascii="Times New Roman" w:hAnsi="Times New Roman" w:cs="Times New Roman"/>
          <w:iCs/>
          <w:sz w:val="28"/>
        </w:rPr>
        <w:t xml:space="preserve"> обеспеч</w:t>
      </w:r>
      <w:r w:rsidR="00D136D6">
        <w:rPr>
          <w:rFonts w:ascii="Times New Roman" w:hAnsi="Times New Roman" w:cs="Times New Roman"/>
          <w:iCs/>
          <w:sz w:val="28"/>
        </w:rPr>
        <w:t>иваются</w:t>
      </w:r>
      <w:r w:rsidR="00D136D6" w:rsidRPr="00E94AB9">
        <w:rPr>
          <w:rFonts w:ascii="Times New Roman" w:hAnsi="Times New Roman" w:cs="Times New Roman"/>
          <w:iCs/>
          <w:sz w:val="28"/>
        </w:rPr>
        <w:t xml:space="preserve"> публично-правовыми обязательствами государства</w:t>
      </w:r>
      <w:r w:rsidR="00A87B18" w:rsidRPr="00A101DA">
        <w:rPr>
          <w:rFonts w:ascii="Times New Roman" w:hAnsi="Times New Roman" w:cs="Times New Roman"/>
          <w:iCs/>
          <w:sz w:val="28"/>
        </w:rPr>
        <w:t>.</w:t>
      </w:r>
    </w:p>
    <w:p w14:paraId="2AA2BA9B" w14:textId="62304BF6" w:rsidR="000154AF" w:rsidRPr="00127F05" w:rsidRDefault="00ED0CCA" w:rsidP="000154AF">
      <w:pPr>
        <w:spacing w:line="360" w:lineRule="auto"/>
        <w:ind w:firstLine="709"/>
        <w:contextualSpacing/>
        <w:jc w:val="both"/>
        <w:rPr>
          <w:rFonts w:ascii="Times New Roman" w:hAnsi="Times New Roman" w:cs="Times New Roman"/>
          <w:color w:val="FF0000"/>
          <w:sz w:val="28"/>
        </w:rPr>
      </w:pPr>
      <w:r>
        <w:rPr>
          <w:rFonts w:ascii="Times New Roman" w:hAnsi="Times New Roman" w:cs="Times New Roman"/>
          <w:sz w:val="28"/>
        </w:rPr>
        <w:t>2</w:t>
      </w:r>
      <w:r w:rsidR="000154AF" w:rsidRPr="00127F05">
        <w:rPr>
          <w:rFonts w:ascii="Times New Roman" w:hAnsi="Times New Roman" w:cs="Times New Roman"/>
          <w:sz w:val="28"/>
        </w:rPr>
        <w:t>) </w:t>
      </w:r>
      <w:r w:rsidR="000154AF" w:rsidRPr="00127F05">
        <w:rPr>
          <w:rFonts w:ascii="Times New Roman" w:hAnsi="Times New Roman" w:cs="Times New Roman"/>
          <w:i/>
          <w:iCs/>
          <w:sz w:val="28"/>
        </w:rPr>
        <w:t>необеспеченные криптоактивы</w:t>
      </w:r>
      <w:r w:rsidR="000154AF" w:rsidRPr="00127F05">
        <w:rPr>
          <w:rFonts w:ascii="Times New Roman" w:hAnsi="Times New Roman" w:cs="Times New Roman"/>
          <w:sz w:val="28"/>
        </w:rPr>
        <w:t xml:space="preserve"> (</w:t>
      </w:r>
      <w:proofErr w:type="spellStart"/>
      <w:r w:rsidR="000154AF" w:rsidRPr="00127F05">
        <w:rPr>
          <w:rFonts w:ascii="Times New Roman" w:hAnsi="Times New Roman" w:cs="Times New Roman"/>
          <w:sz w:val="28"/>
        </w:rPr>
        <w:t>unbacked</w:t>
      </w:r>
      <w:proofErr w:type="spellEnd"/>
      <w:r w:rsidR="000154AF" w:rsidRPr="00127F05">
        <w:rPr>
          <w:rFonts w:ascii="Times New Roman" w:hAnsi="Times New Roman" w:cs="Times New Roman"/>
          <w:sz w:val="28"/>
        </w:rPr>
        <w:t xml:space="preserve"> </w:t>
      </w:r>
      <w:proofErr w:type="spellStart"/>
      <w:r w:rsidR="000154AF" w:rsidRPr="00127F05">
        <w:rPr>
          <w:rFonts w:ascii="Times New Roman" w:hAnsi="Times New Roman" w:cs="Times New Roman"/>
          <w:sz w:val="28"/>
        </w:rPr>
        <w:t>crypto</w:t>
      </w:r>
      <w:proofErr w:type="spellEnd"/>
      <w:r w:rsidR="000154AF" w:rsidRPr="00127F05">
        <w:rPr>
          <w:rFonts w:ascii="Times New Roman" w:hAnsi="Times New Roman" w:cs="Times New Roman"/>
          <w:sz w:val="28"/>
        </w:rPr>
        <w:t xml:space="preserve"> </w:t>
      </w:r>
      <w:proofErr w:type="spellStart"/>
      <w:r w:rsidR="000154AF" w:rsidRPr="00127F05">
        <w:rPr>
          <w:rFonts w:ascii="Times New Roman" w:hAnsi="Times New Roman" w:cs="Times New Roman"/>
          <w:sz w:val="28"/>
        </w:rPr>
        <w:t>assets</w:t>
      </w:r>
      <w:proofErr w:type="spellEnd"/>
      <w:r w:rsidR="000154AF" w:rsidRPr="00127F05">
        <w:rPr>
          <w:rFonts w:ascii="Times New Roman" w:hAnsi="Times New Roman" w:cs="Times New Roman"/>
          <w:sz w:val="28"/>
        </w:rPr>
        <w:t xml:space="preserve">) – криптоактивы, которые обычно выпускаются децентрализовано, не </w:t>
      </w:r>
      <w:r w:rsidR="000154AF" w:rsidRPr="00127F05">
        <w:rPr>
          <w:rFonts w:ascii="Times New Roman" w:hAnsi="Times New Roman" w:cs="Times New Roman"/>
          <w:sz w:val="28"/>
        </w:rPr>
        <w:lastRenderedPageBreak/>
        <w:t>удостоверяют права, не обеспечены какими-либо правами и обязательствами, а также другими объектами гражданских прав;</w:t>
      </w:r>
      <w:r w:rsidR="000154AF">
        <w:rPr>
          <w:rFonts w:ascii="Times New Roman" w:hAnsi="Times New Roman" w:cs="Times New Roman"/>
          <w:sz w:val="28"/>
        </w:rPr>
        <w:t xml:space="preserve"> </w:t>
      </w:r>
    </w:p>
    <w:p w14:paraId="3FDDA267" w14:textId="77777777" w:rsidR="000154AF" w:rsidRPr="00127F05" w:rsidRDefault="000154AF" w:rsidP="000154AF">
      <w:pPr>
        <w:spacing w:line="360" w:lineRule="auto"/>
        <w:ind w:firstLine="709"/>
        <w:contextualSpacing/>
        <w:jc w:val="both"/>
        <w:rPr>
          <w:rFonts w:ascii="Times New Roman" w:hAnsi="Times New Roman" w:cs="Times New Roman"/>
          <w:color w:val="FF0000"/>
          <w:sz w:val="28"/>
        </w:rPr>
      </w:pPr>
      <w:r w:rsidRPr="00127F05">
        <w:rPr>
          <w:rFonts w:ascii="Times New Roman" w:hAnsi="Times New Roman" w:cs="Times New Roman"/>
          <w:sz w:val="28"/>
        </w:rPr>
        <w:t>2) </w:t>
      </w:r>
      <w:proofErr w:type="spellStart"/>
      <w:r w:rsidRPr="00127F05">
        <w:rPr>
          <w:rFonts w:ascii="Times New Roman" w:hAnsi="Times New Roman" w:cs="Times New Roman"/>
          <w:i/>
          <w:sz w:val="28"/>
        </w:rPr>
        <w:t>стейблкоины</w:t>
      </w:r>
      <w:proofErr w:type="spellEnd"/>
      <w:r w:rsidRPr="00127F05">
        <w:rPr>
          <w:rFonts w:ascii="Times New Roman" w:hAnsi="Times New Roman" w:cs="Times New Roman"/>
          <w:sz w:val="28"/>
        </w:rPr>
        <w:t xml:space="preserve"> (от англ. «</w:t>
      </w:r>
      <w:proofErr w:type="spellStart"/>
      <w:r w:rsidRPr="00127F05">
        <w:rPr>
          <w:rFonts w:ascii="Times New Roman" w:hAnsi="Times New Roman" w:cs="Times New Roman"/>
          <w:sz w:val="28"/>
        </w:rPr>
        <w:t>stablecoin</w:t>
      </w:r>
      <w:proofErr w:type="spellEnd"/>
      <w:r w:rsidRPr="00127F05">
        <w:rPr>
          <w:rFonts w:ascii="Times New Roman" w:hAnsi="Times New Roman" w:cs="Times New Roman"/>
          <w:sz w:val="28"/>
        </w:rPr>
        <w:t>», «</w:t>
      </w:r>
      <w:proofErr w:type="spellStart"/>
      <w:r w:rsidRPr="00127F05">
        <w:rPr>
          <w:rFonts w:ascii="Times New Roman" w:hAnsi="Times New Roman" w:cs="Times New Roman"/>
          <w:sz w:val="28"/>
        </w:rPr>
        <w:t>stable</w:t>
      </w:r>
      <w:proofErr w:type="spellEnd"/>
      <w:r w:rsidRPr="00127F05">
        <w:rPr>
          <w:rFonts w:ascii="Times New Roman" w:hAnsi="Times New Roman" w:cs="Times New Roman"/>
          <w:sz w:val="28"/>
        </w:rPr>
        <w:t>» – «стабильный», «</w:t>
      </w:r>
      <w:proofErr w:type="spellStart"/>
      <w:r w:rsidRPr="00127F05">
        <w:rPr>
          <w:rFonts w:ascii="Times New Roman" w:hAnsi="Times New Roman" w:cs="Times New Roman"/>
          <w:sz w:val="28"/>
        </w:rPr>
        <w:t>coin</w:t>
      </w:r>
      <w:proofErr w:type="spellEnd"/>
      <w:r w:rsidRPr="00127F05">
        <w:rPr>
          <w:rFonts w:ascii="Times New Roman" w:hAnsi="Times New Roman" w:cs="Times New Roman"/>
          <w:sz w:val="28"/>
        </w:rPr>
        <w:t xml:space="preserve">» – «монета») – </w:t>
      </w:r>
      <w:r w:rsidRPr="00FF25F0">
        <w:rPr>
          <w:rFonts w:ascii="Times New Roman" w:hAnsi="Times New Roman" w:cs="Times New Roman"/>
          <w:sz w:val="28"/>
        </w:rPr>
        <w:t>общий вид криптоактивов, обеспеченных ак</w:t>
      </w:r>
      <w:r w:rsidRPr="00C00338">
        <w:rPr>
          <w:rFonts w:ascii="Times New Roman" w:hAnsi="Times New Roman" w:cs="Times New Roman"/>
          <w:sz w:val="28"/>
        </w:rPr>
        <w:t>тивами, имеющими экономичес</w:t>
      </w:r>
      <w:r w:rsidRPr="00127F05">
        <w:rPr>
          <w:rFonts w:ascii="Times New Roman" w:hAnsi="Times New Roman" w:cs="Times New Roman"/>
          <w:sz w:val="28"/>
        </w:rPr>
        <w:t xml:space="preserve">кую ценность; </w:t>
      </w:r>
    </w:p>
    <w:p w14:paraId="34AC2654"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sz w:val="28"/>
        </w:rPr>
        <w:t xml:space="preserve">3) </w:t>
      </w:r>
      <w:proofErr w:type="spellStart"/>
      <w:r w:rsidRPr="00127F05">
        <w:rPr>
          <w:rFonts w:ascii="Times New Roman" w:hAnsi="Times New Roman" w:cs="Times New Roman"/>
          <w:i/>
          <w:sz w:val="28"/>
        </w:rPr>
        <w:t>токенизированные</w:t>
      </w:r>
      <w:proofErr w:type="spellEnd"/>
      <w:r w:rsidRPr="00127F05">
        <w:rPr>
          <w:rFonts w:ascii="Times New Roman" w:hAnsi="Times New Roman" w:cs="Times New Roman"/>
          <w:i/>
          <w:sz w:val="28"/>
        </w:rPr>
        <w:t xml:space="preserve"> активы</w:t>
      </w:r>
      <w:r w:rsidRPr="00127F05">
        <w:rPr>
          <w:rFonts w:ascii="Times New Roman" w:hAnsi="Times New Roman" w:cs="Times New Roman"/>
          <w:sz w:val="28"/>
        </w:rPr>
        <w:t>:</w:t>
      </w:r>
    </w:p>
    <w:p w14:paraId="4B474758" w14:textId="71DEF70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t xml:space="preserve">- инвестиционные токены </w:t>
      </w:r>
      <w:r w:rsidRPr="00127F05">
        <w:rPr>
          <w:rFonts w:ascii="Times New Roman" w:hAnsi="Times New Roman" w:cs="Times New Roman"/>
          <w:sz w:val="28"/>
        </w:rPr>
        <w:t>(</w:t>
      </w:r>
      <w:proofErr w:type="spellStart"/>
      <w:r w:rsidRPr="00127F05">
        <w:rPr>
          <w:rFonts w:ascii="Times New Roman" w:hAnsi="Times New Roman" w:cs="Times New Roman"/>
          <w:sz w:val="28"/>
        </w:rPr>
        <w:t>security</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xml:space="preserve">) – цифровые аналоги ценных бумаг, удостоверяющие собственность и дающие владельцам право на реализацию их инвестиционных интересов (право на акции, дивиденды, долю прибыли и т.п.), прописанные в смарт-контракте и торгующиеся на биржах; </w:t>
      </w:r>
    </w:p>
    <w:p w14:paraId="0888EB37" w14:textId="77777777" w:rsidR="000154AF" w:rsidRPr="00127F05" w:rsidRDefault="000154AF" w:rsidP="000154AF">
      <w:pPr>
        <w:spacing w:line="360" w:lineRule="auto"/>
        <w:ind w:firstLine="709"/>
        <w:contextualSpacing/>
        <w:jc w:val="both"/>
        <w:rPr>
          <w:rFonts w:ascii="Times New Roman" w:hAnsi="Times New Roman" w:cs="Times New Roman"/>
          <w:sz w:val="28"/>
        </w:rPr>
      </w:pPr>
      <w:r w:rsidRPr="00127F05">
        <w:rPr>
          <w:rFonts w:ascii="Times New Roman" w:hAnsi="Times New Roman" w:cs="Times New Roman"/>
          <w:i/>
          <w:sz w:val="28"/>
        </w:rPr>
        <w:t>- утилитарные токены</w:t>
      </w:r>
      <w:r w:rsidRPr="00127F05">
        <w:rPr>
          <w:rFonts w:ascii="Times New Roman" w:hAnsi="Times New Roman" w:cs="Times New Roman"/>
          <w:sz w:val="28"/>
        </w:rPr>
        <w:t xml:space="preserve"> (</w:t>
      </w:r>
      <w:proofErr w:type="spellStart"/>
      <w:r w:rsidRPr="00127F05">
        <w:rPr>
          <w:rFonts w:ascii="Times New Roman" w:hAnsi="Times New Roman" w:cs="Times New Roman"/>
          <w:sz w:val="28"/>
        </w:rPr>
        <w:t>utiliy</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 вид необеспеченного токена, предназначенного для осуществления определенных смарт-контрактом действий в экосистеме эмитента, выраженного в том числе в качестве единицы измерения, имеющей ценность;</w:t>
      </w:r>
    </w:p>
    <w:p w14:paraId="07B45435" w14:textId="565A3F49" w:rsidR="000154AF" w:rsidRPr="00AB08BB" w:rsidRDefault="000154AF" w:rsidP="00A101DA">
      <w:pPr>
        <w:spacing w:after="240" w:line="360" w:lineRule="auto"/>
        <w:ind w:firstLine="709"/>
        <w:contextualSpacing/>
        <w:jc w:val="both"/>
        <w:rPr>
          <w:ins w:id="228" w:author="user" w:date="2026-04-18T19:35:00Z"/>
          <w:rFonts w:ascii="Times New Roman" w:hAnsi="Times New Roman" w:cs="Times New Roman"/>
          <w:sz w:val="28"/>
        </w:rPr>
      </w:pPr>
      <w:r w:rsidRPr="00127F05">
        <w:rPr>
          <w:rFonts w:ascii="Times New Roman" w:hAnsi="Times New Roman" w:cs="Times New Roman"/>
          <w:i/>
          <w:sz w:val="28"/>
        </w:rPr>
        <w:t>-</w:t>
      </w:r>
      <w:r w:rsidRPr="00127F05">
        <w:rPr>
          <w:rFonts w:ascii="Times New Roman" w:hAnsi="Times New Roman" w:cs="Times New Roman"/>
          <w:i/>
          <w:sz w:val="10"/>
          <w:szCs w:val="10"/>
        </w:rPr>
        <w:t xml:space="preserve"> </w:t>
      </w:r>
      <w:r w:rsidRPr="00127F05">
        <w:rPr>
          <w:rFonts w:ascii="Times New Roman" w:hAnsi="Times New Roman" w:cs="Times New Roman"/>
          <w:i/>
          <w:sz w:val="28"/>
        </w:rPr>
        <w:t>гибридные токены</w:t>
      </w:r>
      <w:r w:rsidRPr="00127F05">
        <w:rPr>
          <w:rFonts w:ascii="Times New Roman" w:hAnsi="Times New Roman" w:cs="Times New Roman"/>
          <w:sz w:val="28"/>
        </w:rPr>
        <w:t xml:space="preserve"> (</w:t>
      </w:r>
      <w:proofErr w:type="spellStart"/>
      <w:r w:rsidRPr="00127F05">
        <w:rPr>
          <w:rFonts w:ascii="Times New Roman" w:hAnsi="Times New Roman" w:cs="Times New Roman"/>
          <w:sz w:val="28"/>
        </w:rPr>
        <w:t>gybrid</w:t>
      </w:r>
      <w:proofErr w:type="spellEnd"/>
      <w:r w:rsidRPr="00127F05">
        <w:rPr>
          <w:rFonts w:ascii="Times New Roman" w:hAnsi="Times New Roman" w:cs="Times New Roman"/>
          <w:sz w:val="28"/>
        </w:rPr>
        <w:t xml:space="preserve"> </w:t>
      </w:r>
      <w:proofErr w:type="spellStart"/>
      <w:r w:rsidRPr="00127F05">
        <w:rPr>
          <w:rFonts w:ascii="Times New Roman" w:hAnsi="Times New Roman" w:cs="Times New Roman"/>
          <w:sz w:val="28"/>
        </w:rPr>
        <w:t>tokens</w:t>
      </w:r>
      <w:proofErr w:type="spellEnd"/>
      <w:r w:rsidRPr="00127F05">
        <w:rPr>
          <w:rFonts w:ascii="Times New Roman" w:hAnsi="Times New Roman" w:cs="Times New Roman"/>
          <w:sz w:val="28"/>
        </w:rPr>
        <w:t xml:space="preserve">) – токены, соединяющие в себе </w:t>
      </w:r>
      <w:r w:rsidRPr="00AB08BB">
        <w:rPr>
          <w:rFonts w:ascii="Times New Roman" w:hAnsi="Times New Roman" w:cs="Times New Roman"/>
          <w:sz w:val="28"/>
        </w:rPr>
        <w:t>признаки и ценных бумаг, и средств платежа, и товаров или услуг.</w:t>
      </w:r>
    </w:p>
    <w:p w14:paraId="75097FE3" w14:textId="0D529572" w:rsidR="00133FA8" w:rsidRDefault="00133FA8" w:rsidP="00133FA8">
      <w:pPr>
        <w:spacing w:line="360" w:lineRule="auto"/>
        <w:ind w:firstLine="709"/>
        <w:contextualSpacing/>
        <w:jc w:val="both"/>
        <w:rPr>
          <w:ins w:id="229" w:author="user" w:date="2026-04-18T19:55:00Z"/>
          <w:sz w:val="28"/>
        </w:rPr>
      </w:pPr>
    </w:p>
    <w:p w14:paraId="343BEC5D" w14:textId="04A700F8" w:rsidR="004C614D" w:rsidRPr="004C614D" w:rsidRDefault="004C614D" w:rsidP="00133FA8">
      <w:pPr>
        <w:spacing w:line="360" w:lineRule="auto"/>
        <w:ind w:firstLine="709"/>
        <w:contextualSpacing/>
        <w:jc w:val="both"/>
        <w:rPr>
          <w:ins w:id="230" w:author="user" w:date="2026-04-18T19:53:00Z"/>
          <w:b/>
          <w:bCs/>
          <w:sz w:val="28"/>
          <w:rPrChange w:id="231" w:author="user" w:date="2026-04-18T19:56:00Z">
            <w:rPr>
              <w:ins w:id="232" w:author="user" w:date="2026-04-18T19:53:00Z"/>
              <w:sz w:val="28"/>
            </w:rPr>
          </w:rPrChange>
        </w:rPr>
      </w:pPr>
      <w:ins w:id="233" w:author="user" w:date="2026-04-18T19:55:00Z">
        <w:r w:rsidRPr="004C614D">
          <w:rPr>
            <w:b/>
            <w:bCs/>
            <w:sz w:val="28"/>
            <w:rPrChange w:id="234" w:author="user" w:date="2026-04-18T19:56:00Z">
              <w:rPr>
                <w:sz w:val="28"/>
              </w:rPr>
            </w:rPrChange>
          </w:rPr>
          <w:t>Уникальные характеристики</w:t>
        </w:r>
      </w:ins>
      <w:ins w:id="235" w:author="user" w:date="2026-04-18T19:56:00Z">
        <w:r w:rsidRPr="004C614D">
          <w:rPr>
            <w:b/>
            <w:bCs/>
            <w:sz w:val="28"/>
            <w:rPrChange w:id="236" w:author="user" w:date="2026-04-18T19:56:00Z">
              <w:rPr>
                <w:sz w:val="28"/>
              </w:rPr>
            </w:rPrChange>
          </w:rPr>
          <w:t xml:space="preserve"> информационной среды криптоактива</w:t>
        </w:r>
      </w:ins>
    </w:p>
    <w:p w14:paraId="087C1B3C" w14:textId="77777777" w:rsidR="00133FA8" w:rsidRPr="005B7790" w:rsidRDefault="00133FA8" w:rsidP="00133FA8">
      <w:pPr>
        <w:spacing w:line="360" w:lineRule="auto"/>
        <w:ind w:firstLine="709"/>
        <w:contextualSpacing/>
        <w:jc w:val="both"/>
        <w:rPr>
          <w:ins w:id="237" w:author="user" w:date="2026-04-18T19:53:00Z"/>
          <w:iCs/>
          <w:sz w:val="28"/>
        </w:rPr>
      </w:pPr>
      <w:ins w:id="238" w:author="user" w:date="2026-04-18T19:53:00Z">
        <w:r w:rsidRPr="005B7790">
          <w:rPr>
            <w:sz w:val="28"/>
          </w:rPr>
          <w:t xml:space="preserve">Важнейшим свойством, обеспечивающим уникальность криптоактива как финансового инструмента является </w:t>
        </w:r>
        <w:r w:rsidRPr="005B7790">
          <w:rPr>
            <w:bCs/>
            <w:iCs/>
            <w:sz w:val="28"/>
          </w:rPr>
          <w:t>свойство децентрализации</w:t>
        </w:r>
        <w:r w:rsidRPr="005B7790">
          <w:rPr>
            <w:iCs/>
            <w:sz w:val="28"/>
          </w:rPr>
          <w:t>.</w:t>
        </w:r>
      </w:ins>
    </w:p>
    <w:p w14:paraId="1C2D7257" w14:textId="77777777" w:rsidR="00133FA8" w:rsidRPr="00431BFA" w:rsidRDefault="00133FA8" w:rsidP="00133FA8">
      <w:pPr>
        <w:spacing w:line="360" w:lineRule="auto"/>
        <w:ind w:firstLine="709"/>
        <w:jc w:val="both"/>
        <w:rPr>
          <w:ins w:id="239" w:author="user" w:date="2026-04-18T19:53:00Z"/>
          <w:color w:val="000000" w:themeColor="text1"/>
          <w:sz w:val="28"/>
        </w:rPr>
      </w:pPr>
      <w:ins w:id="240" w:author="user" w:date="2026-04-18T19:53:00Z">
        <w:r w:rsidRPr="005B7790">
          <w:rPr>
            <w:color w:val="000000" w:themeColor="text1"/>
            <w:sz w:val="28"/>
          </w:rPr>
          <w:t>В юридической литературе</w:t>
        </w:r>
        <w:r w:rsidRPr="00431BFA">
          <w:rPr>
            <w:color w:val="000000" w:themeColor="text1"/>
            <w:sz w:val="28"/>
          </w:rPr>
          <w:t xml:space="preserve"> выделяется два основных значения «децентрализации»</w:t>
        </w:r>
        <w:r>
          <w:rPr>
            <w:color w:val="000000" w:themeColor="text1"/>
            <w:sz w:val="28"/>
          </w:rPr>
          <w:t xml:space="preserve"> среды</w:t>
        </w:r>
        <w:r w:rsidRPr="00431BFA">
          <w:rPr>
            <w:color w:val="000000" w:themeColor="text1"/>
            <w:sz w:val="28"/>
          </w:rPr>
          <w:t xml:space="preserve">: 1) как распределенной инфраструктуры (устойчивости к сбоям) и 2) для описания того, как осуществляется управление в общедоступных </w:t>
        </w:r>
        <w:proofErr w:type="spellStart"/>
        <w:r w:rsidRPr="00431BFA">
          <w:rPr>
            <w:color w:val="000000" w:themeColor="text1"/>
            <w:sz w:val="28"/>
          </w:rPr>
          <w:t>блокчейн</w:t>
        </w:r>
        <w:proofErr w:type="spellEnd"/>
        <w:r w:rsidRPr="00431BFA">
          <w:rPr>
            <w:color w:val="000000" w:themeColor="text1"/>
            <w:sz w:val="28"/>
          </w:rPr>
          <w:t>-системах [2</w:t>
        </w:r>
        <w:r>
          <w:rPr>
            <w:color w:val="000000" w:themeColor="text1"/>
            <w:sz w:val="28"/>
          </w:rPr>
          <w:t>1</w:t>
        </w:r>
        <w:r w:rsidRPr="00431BFA">
          <w:rPr>
            <w:color w:val="000000" w:themeColor="text1"/>
            <w:sz w:val="28"/>
          </w:rPr>
          <w:t xml:space="preserve">; с.42]. </w:t>
        </w:r>
      </w:ins>
    </w:p>
    <w:p w14:paraId="16882729" w14:textId="77777777" w:rsidR="00133FA8" w:rsidRPr="00431BFA" w:rsidRDefault="00133FA8" w:rsidP="00133FA8">
      <w:pPr>
        <w:spacing w:line="360" w:lineRule="auto"/>
        <w:ind w:firstLine="720"/>
        <w:jc w:val="both"/>
        <w:rPr>
          <w:ins w:id="241" w:author="user" w:date="2026-04-18T19:53:00Z"/>
          <w:color w:val="000000" w:themeColor="text1"/>
          <w:sz w:val="28"/>
        </w:rPr>
      </w:pPr>
      <w:ins w:id="242" w:author="user" w:date="2026-04-18T19:53:00Z">
        <w:r w:rsidRPr="005B7790">
          <w:rPr>
            <w:color w:val="000000" w:themeColor="text1"/>
            <w:sz w:val="28"/>
          </w:rPr>
          <w:t>С одной стороны</w:t>
        </w:r>
        <w:r>
          <w:rPr>
            <w:color w:val="000000" w:themeColor="text1"/>
            <w:sz w:val="28"/>
          </w:rPr>
          <w:t>,</w:t>
        </w:r>
        <w:r w:rsidRPr="005B7790">
          <w:rPr>
            <w:color w:val="000000" w:themeColor="text1"/>
            <w:sz w:val="28"/>
          </w:rPr>
          <w:t xml:space="preserve"> </w:t>
        </w:r>
        <w:r>
          <w:rPr>
            <w:color w:val="000000" w:themeColor="text1"/>
            <w:sz w:val="28"/>
          </w:rPr>
          <w:t>децентрализованные среды)</w:t>
        </w:r>
        <w:r w:rsidRPr="00431BFA">
          <w:rPr>
            <w:color w:val="000000" w:themeColor="text1"/>
            <w:sz w:val="28"/>
          </w:rPr>
          <w:t xml:space="preserve"> обладают большим потенциалом в различных сферах, открывают возможности для создания принципиально новых решений в средах, где прямое управление человеком физически невозможно [2</w:t>
        </w:r>
        <w:r>
          <w:rPr>
            <w:color w:val="000000" w:themeColor="text1"/>
            <w:sz w:val="28"/>
          </w:rPr>
          <w:t>2</w:t>
        </w:r>
        <w:r w:rsidRPr="00431BFA">
          <w:rPr>
            <w:color w:val="000000" w:themeColor="text1"/>
            <w:sz w:val="28"/>
          </w:rPr>
          <w:t xml:space="preserve">; с. 368]. Использование децентрализованной </w:t>
        </w:r>
        <w:r w:rsidRPr="00431BFA">
          <w:rPr>
            <w:color w:val="000000" w:themeColor="text1"/>
            <w:sz w:val="28"/>
          </w:rPr>
          <w:lastRenderedPageBreak/>
          <w:t>инфраструктуры способствует предотвращению монополизации, усилению конкуренции и созданию инклюзивных цифровых экосистем [</w:t>
        </w:r>
        <w:r>
          <w:rPr>
            <w:color w:val="000000" w:themeColor="text1"/>
            <w:sz w:val="28"/>
          </w:rPr>
          <w:t>20</w:t>
        </w:r>
        <w:r w:rsidRPr="00431BFA">
          <w:rPr>
            <w:color w:val="000000" w:themeColor="text1"/>
            <w:sz w:val="28"/>
          </w:rPr>
          <w:t>; с. 26].</w:t>
        </w:r>
      </w:ins>
    </w:p>
    <w:p w14:paraId="0053022D" w14:textId="77777777" w:rsidR="00133FA8" w:rsidRPr="00431BFA" w:rsidRDefault="00133FA8" w:rsidP="00133FA8">
      <w:pPr>
        <w:spacing w:line="360" w:lineRule="auto"/>
        <w:ind w:firstLine="720"/>
        <w:jc w:val="both"/>
        <w:rPr>
          <w:ins w:id="243" w:author="user" w:date="2026-04-18T19:53:00Z"/>
          <w:color w:val="000000" w:themeColor="text1"/>
          <w:sz w:val="28"/>
        </w:rPr>
      </w:pPr>
      <w:ins w:id="244" w:author="user" w:date="2026-04-18T19:53:00Z">
        <w:r>
          <w:rPr>
            <w:color w:val="000000" w:themeColor="text1"/>
            <w:sz w:val="28"/>
          </w:rPr>
          <w:t>С другой стороны,</w:t>
        </w:r>
        <w:r w:rsidRPr="00431BFA">
          <w:rPr>
            <w:color w:val="000000" w:themeColor="text1"/>
            <w:sz w:val="28"/>
          </w:rPr>
          <w:t xml:space="preserve"> </w:t>
        </w:r>
        <w:r>
          <w:rPr>
            <w:color w:val="000000" w:themeColor="text1"/>
            <w:sz w:val="28"/>
          </w:rPr>
          <w:t>децентрализованные среды</w:t>
        </w:r>
        <w:r w:rsidRPr="00431BFA">
          <w:rPr>
            <w:color w:val="000000" w:themeColor="text1"/>
            <w:sz w:val="28"/>
          </w:rPr>
          <w:t xml:space="preserve"> подвержены следующим специфическим угрозам и рискам: </w:t>
        </w:r>
      </w:ins>
    </w:p>
    <w:p w14:paraId="0B872742" w14:textId="77777777" w:rsidR="00133FA8" w:rsidRPr="00431BFA" w:rsidRDefault="00133FA8" w:rsidP="00133FA8">
      <w:pPr>
        <w:spacing w:line="360" w:lineRule="auto"/>
        <w:ind w:firstLine="720"/>
        <w:jc w:val="both"/>
        <w:rPr>
          <w:ins w:id="245" w:author="user" w:date="2026-04-18T19:53:00Z"/>
          <w:color w:val="000000" w:themeColor="text1"/>
          <w:sz w:val="28"/>
        </w:rPr>
      </w:pPr>
      <w:ins w:id="246" w:author="user" w:date="2026-04-18T19:53:00Z">
        <w:r w:rsidRPr="00431BFA">
          <w:rPr>
            <w:color w:val="000000" w:themeColor="text1"/>
            <w:sz w:val="28"/>
          </w:rPr>
          <w:t>- </w:t>
        </w:r>
        <w:proofErr w:type="spellStart"/>
        <w:r w:rsidRPr="00431BFA">
          <w:rPr>
            <w:color w:val="000000" w:themeColor="text1"/>
            <w:sz w:val="28"/>
          </w:rPr>
          <w:t>деанонимизация</w:t>
        </w:r>
        <w:proofErr w:type="spellEnd"/>
        <w:r w:rsidRPr="00431BFA">
          <w:rPr>
            <w:color w:val="000000" w:themeColor="text1"/>
            <w:sz w:val="28"/>
          </w:rPr>
          <w:t xml:space="preserve"> персональных данных пользователей, обусловленная прозрачностью метаданных в децентрализованных системах [Там же], невозможность гарантированного удаления персональных данных со всех узлов, получивших к ним доступ, и связанные с этим риски привлечения операторов за нарушение законодательства о персональных данных;</w:t>
        </w:r>
      </w:ins>
    </w:p>
    <w:p w14:paraId="5AF9B737" w14:textId="77777777" w:rsidR="00133FA8" w:rsidRPr="00431BFA" w:rsidRDefault="00133FA8" w:rsidP="00133FA8">
      <w:pPr>
        <w:spacing w:line="360" w:lineRule="auto"/>
        <w:ind w:firstLine="720"/>
        <w:jc w:val="both"/>
        <w:rPr>
          <w:ins w:id="247" w:author="user" w:date="2026-04-18T19:53:00Z"/>
          <w:color w:val="000000" w:themeColor="text1"/>
          <w:sz w:val="28"/>
        </w:rPr>
      </w:pPr>
      <w:ins w:id="248" w:author="user" w:date="2026-04-18T19:53:00Z">
        <w:r w:rsidRPr="00431BFA">
          <w:rPr>
            <w:color w:val="000000" w:themeColor="text1"/>
            <w:sz w:val="28"/>
          </w:rPr>
          <w:t xml:space="preserve">- пробелы в данных, которые связаны со сложностью их агрегирования и анализа, </w:t>
        </w:r>
        <w:proofErr w:type="spellStart"/>
        <w:r w:rsidRPr="00431BFA">
          <w:rPr>
            <w:color w:val="000000" w:themeColor="text1"/>
            <w:sz w:val="28"/>
          </w:rPr>
          <w:t>псевдоанонимностью</w:t>
        </w:r>
        <w:proofErr w:type="spellEnd"/>
        <w:r w:rsidRPr="00431BFA">
          <w:rPr>
            <w:color w:val="000000" w:themeColor="text1"/>
            <w:sz w:val="28"/>
          </w:rPr>
          <w:t xml:space="preserve">, которая препятствует идентификации субъектов, и большим количеством </w:t>
        </w:r>
        <w:proofErr w:type="spellStart"/>
        <w:r w:rsidRPr="00431BFA">
          <w:rPr>
            <w:color w:val="000000" w:themeColor="text1"/>
            <w:sz w:val="28"/>
          </w:rPr>
          <w:t>офчейн</w:t>
        </w:r>
        <w:proofErr w:type="spellEnd"/>
        <w:r w:rsidRPr="00431BFA">
          <w:rPr>
            <w:color w:val="000000" w:themeColor="text1"/>
            <w:sz w:val="28"/>
          </w:rPr>
          <w:t xml:space="preserve">-транзакций, которые не </w:t>
        </w:r>
        <w:proofErr w:type="spellStart"/>
        <w:r w:rsidRPr="00431BFA">
          <w:rPr>
            <w:color w:val="000000" w:themeColor="text1"/>
            <w:sz w:val="28"/>
          </w:rPr>
          <w:t>агрегируются</w:t>
        </w:r>
        <w:proofErr w:type="spellEnd"/>
        <w:r w:rsidRPr="00431BFA">
          <w:rPr>
            <w:color w:val="000000" w:themeColor="text1"/>
            <w:sz w:val="28"/>
          </w:rPr>
          <w:t xml:space="preserve"> и не могут быть проанализированы. Такие пробелы в данных препятствуют объективной оценке потенциальных рисков [2</w:t>
        </w:r>
        <w:r>
          <w:rPr>
            <w:color w:val="000000" w:themeColor="text1"/>
            <w:sz w:val="28"/>
          </w:rPr>
          <w:t>5</w:t>
        </w:r>
        <w:r w:rsidRPr="00431BFA">
          <w:rPr>
            <w:color w:val="000000" w:themeColor="text1"/>
            <w:sz w:val="28"/>
          </w:rPr>
          <w:t>; с. 17];</w:t>
        </w:r>
      </w:ins>
    </w:p>
    <w:p w14:paraId="38F68F97" w14:textId="77777777" w:rsidR="00133FA8" w:rsidRDefault="00133FA8" w:rsidP="00133FA8">
      <w:pPr>
        <w:spacing w:line="360" w:lineRule="auto"/>
        <w:ind w:firstLine="720"/>
        <w:jc w:val="both"/>
        <w:rPr>
          <w:ins w:id="249" w:author="user" w:date="2026-04-18T19:53:00Z"/>
          <w:color w:val="000000" w:themeColor="text1"/>
          <w:sz w:val="28"/>
        </w:rPr>
      </w:pPr>
      <w:ins w:id="250" w:author="user" w:date="2026-04-18T19:53:00Z">
        <w:r w:rsidRPr="00431BFA">
          <w:rPr>
            <w:color w:val="000000" w:themeColor="text1"/>
            <w:sz w:val="28"/>
          </w:rPr>
          <w:t>- уязвимости смарт-контрактов, манипуляции данными оракулами, атаки на межсетевые мосты [</w:t>
        </w:r>
        <w:r>
          <w:rPr>
            <w:color w:val="000000" w:themeColor="text1"/>
            <w:sz w:val="28"/>
          </w:rPr>
          <w:t>4</w:t>
        </w:r>
        <w:r w:rsidRPr="00431BFA">
          <w:rPr>
            <w:color w:val="000000" w:themeColor="text1"/>
            <w:sz w:val="28"/>
          </w:rPr>
          <w:t xml:space="preserve">; с. 150-156]. </w:t>
        </w:r>
      </w:ins>
    </w:p>
    <w:p w14:paraId="65EF5D82" w14:textId="078AABE3" w:rsidR="00133FA8" w:rsidRDefault="00133FA8" w:rsidP="00133FA8">
      <w:pPr>
        <w:spacing w:line="360" w:lineRule="auto"/>
        <w:ind w:firstLine="720"/>
        <w:jc w:val="both"/>
        <w:rPr>
          <w:ins w:id="251" w:author="user" w:date="2026-04-18T19:53:00Z"/>
          <w:color w:val="000000" w:themeColor="text1"/>
          <w:sz w:val="28"/>
        </w:rPr>
      </w:pPr>
      <w:ins w:id="252" w:author="user" w:date="2026-04-18T19:53:00Z">
        <w:r w:rsidRPr="00431BFA">
          <w:rPr>
            <w:color w:val="000000" w:themeColor="text1"/>
            <w:sz w:val="28"/>
          </w:rPr>
          <w:t xml:space="preserve">Децентрализация </w:t>
        </w:r>
      </w:ins>
      <w:ins w:id="253" w:author="user" w:date="2026-04-18T20:15:00Z">
        <w:r w:rsidR="00244515">
          <w:rPr>
            <w:color w:val="000000" w:themeColor="text1"/>
            <w:sz w:val="28"/>
          </w:rPr>
          <w:t>з</w:t>
        </w:r>
      </w:ins>
      <w:ins w:id="254" w:author="user" w:date="2026-04-18T19:53:00Z">
        <w:r w:rsidRPr="00431BFA">
          <w:rPr>
            <w:color w:val="000000" w:themeColor="text1"/>
            <w:sz w:val="28"/>
          </w:rPr>
          <w:t>начительно повыша</w:t>
        </w:r>
      </w:ins>
      <w:ins w:id="255" w:author="user" w:date="2026-04-18T20:15:00Z">
        <w:r w:rsidR="00244515">
          <w:rPr>
            <w:color w:val="000000" w:themeColor="text1"/>
            <w:sz w:val="28"/>
          </w:rPr>
          <w:t>ет</w:t>
        </w:r>
      </w:ins>
      <w:ins w:id="256" w:author="user" w:date="2026-04-18T19:53:00Z">
        <w:r w:rsidRPr="00431BFA">
          <w:rPr>
            <w:color w:val="000000" w:themeColor="text1"/>
            <w:sz w:val="28"/>
          </w:rPr>
          <w:t xml:space="preserve"> уровень автономности системы за счет устранения единых точек отказа и распределения управления между узлами сети, использования </w:t>
        </w:r>
        <w:proofErr w:type="spellStart"/>
        <w:r w:rsidRPr="00431BFA">
          <w:rPr>
            <w:color w:val="000000" w:themeColor="text1"/>
            <w:sz w:val="28"/>
          </w:rPr>
          <w:t>самоисполняющихся</w:t>
        </w:r>
        <w:proofErr w:type="spellEnd"/>
        <w:r w:rsidRPr="00431BFA">
          <w:rPr>
            <w:color w:val="000000" w:themeColor="text1"/>
            <w:sz w:val="28"/>
          </w:rPr>
          <w:t xml:space="preserve"> алгоритмов, минимизирующих необходимость внешнего вмешательства.  </w:t>
        </w:r>
      </w:ins>
    </w:p>
    <w:p w14:paraId="2AE33346" w14:textId="77777777" w:rsidR="00133FA8" w:rsidRDefault="00133FA8" w:rsidP="00133FA8">
      <w:pPr>
        <w:spacing w:line="360" w:lineRule="auto"/>
        <w:ind w:firstLine="720"/>
        <w:jc w:val="both"/>
        <w:rPr>
          <w:ins w:id="257" w:author="user" w:date="2026-04-18T19:53:00Z"/>
          <w:color w:val="000000" w:themeColor="text1"/>
          <w:sz w:val="28"/>
        </w:rPr>
      </w:pPr>
      <w:ins w:id="258" w:author="user" w:date="2026-04-18T19:53:00Z">
        <w:r w:rsidRPr="005B7790">
          <w:rPr>
            <w:color w:val="000000" w:themeColor="text1"/>
            <w:sz w:val="28"/>
            <w:highlight w:val="green"/>
          </w:rPr>
          <w:t xml:space="preserve">Потребность разграничения </w:t>
        </w:r>
        <w:commentRangeStart w:id="259"/>
        <w:r w:rsidRPr="005B7790">
          <w:rPr>
            <w:color w:val="000000" w:themeColor="text1"/>
            <w:sz w:val="28"/>
            <w:highlight w:val="green"/>
          </w:rPr>
          <w:t>уровней…</w:t>
        </w:r>
        <w:r>
          <w:rPr>
            <w:color w:val="000000" w:themeColor="text1"/>
            <w:sz w:val="28"/>
          </w:rPr>
          <w:t xml:space="preserve"> </w:t>
        </w:r>
      </w:ins>
      <w:commentRangeEnd w:id="259"/>
      <w:ins w:id="260" w:author="user" w:date="2026-04-18T20:14:00Z">
        <w:r w:rsidR="00244515">
          <w:rPr>
            <w:rStyle w:val="ac"/>
          </w:rPr>
          <w:commentReference w:id="259"/>
        </w:r>
      </w:ins>
    </w:p>
    <w:p w14:paraId="6932BF3F" w14:textId="77777777" w:rsidR="00133FA8" w:rsidRPr="008927A4" w:rsidRDefault="00133FA8" w:rsidP="00133FA8">
      <w:pPr>
        <w:spacing w:line="360" w:lineRule="auto"/>
        <w:ind w:firstLine="709"/>
        <w:jc w:val="both"/>
        <w:rPr>
          <w:ins w:id="261" w:author="user" w:date="2026-04-18T19:53:00Z"/>
          <w:sz w:val="28"/>
          <w:szCs w:val="28"/>
        </w:rPr>
      </w:pPr>
      <w:ins w:id="262" w:author="user" w:date="2026-04-18T19:53:00Z">
        <w:r w:rsidRPr="008927A4">
          <w:rPr>
            <w:sz w:val="28"/>
            <w:szCs w:val="28"/>
          </w:rPr>
          <w:t>Как на уровне инфраструктуры, так и на уровне актива о</w:t>
        </w:r>
        <w:r>
          <w:rPr>
            <w:sz w:val="28"/>
            <w:szCs w:val="28"/>
          </w:rPr>
          <w:t>сново</w:t>
        </w:r>
        <w:r w:rsidRPr="008927A4">
          <w:rPr>
            <w:sz w:val="28"/>
            <w:szCs w:val="28"/>
          </w:rPr>
          <w:t xml:space="preserve">полагающей является </w:t>
        </w:r>
        <w:r w:rsidRPr="008927A4">
          <w:rPr>
            <w:b/>
            <w:iCs/>
            <w:sz w:val="28"/>
            <w:szCs w:val="28"/>
          </w:rPr>
          <w:t>категория контроля</w:t>
        </w:r>
        <w:r w:rsidRPr="008927A4">
          <w:rPr>
            <w:sz w:val="28"/>
            <w:szCs w:val="28"/>
          </w:rPr>
          <w:t xml:space="preserve">, которая представляет собой центральную, но наименее формализованную проблему.  </w:t>
        </w:r>
      </w:ins>
    </w:p>
    <w:p w14:paraId="5ADFC447" w14:textId="77777777" w:rsidR="00133FA8" w:rsidRPr="008927A4" w:rsidRDefault="00133FA8" w:rsidP="00133FA8">
      <w:pPr>
        <w:spacing w:line="360" w:lineRule="auto"/>
        <w:ind w:firstLine="709"/>
        <w:contextualSpacing/>
        <w:jc w:val="both"/>
        <w:rPr>
          <w:ins w:id="263" w:author="user" w:date="2026-04-18T19:53:00Z"/>
          <w:sz w:val="28"/>
          <w:szCs w:val="28"/>
        </w:rPr>
      </w:pPr>
      <w:ins w:id="264" w:author="user" w:date="2026-04-18T19:53:00Z">
        <w:r w:rsidRPr="008927A4">
          <w:rPr>
            <w:sz w:val="28"/>
            <w:szCs w:val="28"/>
          </w:rPr>
          <w:t>Категория контроля по-разному раскрывается применительно к активу (объекту) и применительно к инфраструктуре:</w:t>
        </w:r>
      </w:ins>
    </w:p>
    <w:p w14:paraId="5579C350" w14:textId="77777777" w:rsidR="00133FA8" w:rsidRPr="008927A4" w:rsidRDefault="00133FA8" w:rsidP="00133FA8">
      <w:pPr>
        <w:pStyle w:val="af2"/>
        <w:numPr>
          <w:ilvl w:val="0"/>
          <w:numId w:val="4"/>
        </w:numPr>
        <w:spacing w:line="360" w:lineRule="auto"/>
        <w:jc w:val="both"/>
        <w:rPr>
          <w:ins w:id="265" w:author="user" w:date="2026-04-18T19:53:00Z"/>
          <w:sz w:val="28"/>
          <w:szCs w:val="28"/>
        </w:rPr>
      </w:pPr>
      <w:ins w:id="266" w:author="user" w:date="2026-04-18T19:53:00Z">
        <w:r w:rsidRPr="008927A4">
          <w:rPr>
            <w:sz w:val="28"/>
            <w:szCs w:val="28"/>
          </w:rPr>
          <w:t>применительно к активу</w:t>
        </w:r>
      </w:ins>
    </w:p>
    <w:p w14:paraId="3B46C701" w14:textId="77777777" w:rsidR="00133FA8" w:rsidRPr="008927A4" w:rsidRDefault="00133FA8" w:rsidP="00133FA8">
      <w:pPr>
        <w:spacing w:line="360" w:lineRule="auto"/>
        <w:ind w:firstLine="709"/>
        <w:jc w:val="both"/>
        <w:rPr>
          <w:ins w:id="267" w:author="user" w:date="2026-04-18T19:53:00Z"/>
          <w:sz w:val="28"/>
          <w:szCs w:val="28"/>
        </w:rPr>
      </w:pPr>
      <w:ins w:id="268" w:author="user" w:date="2026-04-18T19:53:00Z">
        <w:r w:rsidRPr="008927A4">
          <w:rPr>
            <w:sz w:val="28"/>
            <w:szCs w:val="28"/>
          </w:rPr>
          <w:lastRenderedPageBreak/>
          <w:t>В пункте 6 Принципов Международного института унификации частного права по цифровым активам и частному праву</w:t>
        </w:r>
        <w:r w:rsidRPr="008927A4">
          <w:rPr>
            <w:rStyle w:val="a5"/>
            <w:sz w:val="28"/>
            <w:szCs w:val="28"/>
          </w:rPr>
          <w:footnoteReference w:id="8"/>
        </w:r>
        <w:r w:rsidRPr="008927A4">
          <w:rPr>
            <w:sz w:val="28"/>
            <w:szCs w:val="28"/>
          </w:rPr>
          <w:t xml:space="preserve"> контроль определяется как способность лица: исключать других от получения выгоды от актива, самостоятельно использовать его, передавать эти возможности другому лицу и идентифицировать себя как контролирующего субъекта. Изменение контроля включает не только передачу полномочий, но и модификацию, уничтожение актива или создание нового цифрового актива под контролем иного лица. </w:t>
        </w:r>
      </w:ins>
    </w:p>
    <w:p w14:paraId="254D3D45" w14:textId="77777777" w:rsidR="00133FA8" w:rsidRPr="008927A4" w:rsidRDefault="00133FA8" w:rsidP="00133FA8">
      <w:pPr>
        <w:spacing w:line="360" w:lineRule="auto"/>
        <w:ind w:firstLine="709"/>
        <w:jc w:val="both"/>
        <w:rPr>
          <w:ins w:id="271" w:author="user" w:date="2026-04-18T19:53:00Z"/>
          <w:sz w:val="28"/>
          <w:szCs w:val="28"/>
        </w:rPr>
      </w:pPr>
      <w:ins w:id="272" w:author="user" w:date="2026-04-18T19:53:00Z">
        <w:r w:rsidRPr="008927A4">
          <w:rPr>
            <w:sz w:val="28"/>
            <w:szCs w:val="28"/>
          </w:rPr>
          <w:t xml:space="preserve">В комментарии к принципам УНИДРУА подчеркивается, что понятие «контроль носит исключительно </w:t>
        </w:r>
        <w:r w:rsidRPr="008927A4">
          <w:rPr>
            <w:iCs/>
            <w:sz w:val="28"/>
            <w:szCs w:val="28"/>
          </w:rPr>
          <w:t>функциональный характер</w:t>
        </w:r>
        <w:r w:rsidRPr="008927A4">
          <w:rPr>
            <w:sz w:val="28"/>
            <w:szCs w:val="28"/>
          </w:rPr>
          <w:t xml:space="preserve"> и в странах континентального права может по своим правовым последствиям рассматриваться </w:t>
        </w:r>
        <w:r w:rsidRPr="008927A4">
          <w:rPr>
            <w:i/>
            <w:iCs/>
            <w:sz w:val="28"/>
            <w:szCs w:val="28"/>
          </w:rPr>
          <w:t>как владение</w:t>
        </w:r>
        <w:r w:rsidRPr="008927A4">
          <w:rPr>
            <w:sz w:val="28"/>
            <w:szCs w:val="28"/>
          </w:rPr>
          <w:t xml:space="preserve"> или </w:t>
        </w:r>
        <w:r w:rsidRPr="008927A4">
          <w:rPr>
            <w:i/>
            <w:iCs/>
            <w:sz w:val="28"/>
            <w:szCs w:val="28"/>
          </w:rPr>
          <w:t>обладание</w:t>
        </w:r>
        <w:r w:rsidRPr="008927A4">
          <w:rPr>
            <w:sz w:val="28"/>
            <w:szCs w:val="28"/>
          </w:rPr>
          <w:t xml:space="preserve"> имущественным правом. применительно к инфраструктуре. </w:t>
        </w:r>
      </w:ins>
    </w:p>
    <w:p w14:paraId="1F34339F" w14:textId="69E8B024" w:rsidR="00133FA8" w:rsidRDefault="00133FA8" w:rsidP="00133FA8">
      <w:pPr>
        <w:pStyle w:val="af2"/>
        <w:numPr>
          <w:ilvl w:val="0"/>
          <w:numId w:val="4"/>
        </w:numPr>
        <w:spacing w:line="360" w:lineRule="auto"/>
        <w:ind w:left="0" w:firstLine="709"/>
        <w:jc w:val="both"/>
        <w:rPr>
          <w:ins w:id="273" w:author="user" w:date="2026-04-18T20:08:00Z"/>
          <w:sz w:val="28"/>
          <w:szCs w:val="28"/>
        </w:rPr>
      </w:pPr>
      <w:ins w:id="274" w:author="user" w:date="2026-04-18T19:53:00Z">
        <w:r w:rsidRPr="008927A4">
          <w:rPr>
            <w:sz w:val="28"/>
            <w:szCs w:val="28"/>
          </w:rPr>
          <w:t>Применительно к инфраструктуре контроль рассматривается как способность уполномоченных органов и (или) разработчиков и (или) иных лиц влиять на функционирование систем</w:t>
        </w:r>
        <w:r w:rsidRPr="005B7790">
          <w:rPr>
            <w:sz w:val="28"/>
            <w:szCs w:val="28"/>
            <w:highlight w:val="green"/>
          </w:rPr>
          <w:t>ы.</w:t>
        </w:r>
      </w:ins>
    </w:p>
    <w:p w14:paraId="1EBA373D" w14:textId="29899F46" w:rsidR="000A6A79" w:rsidRPr="000A6A79" w:rsidRDefault="000A6A79" w:rsidP="000A6A79">
      <w:pPr>
        <w:pStyle w:val="af2"/>
        <w:spacing w:line="360" w:lineRule="auto"/>
        <w:ind w:left="0" w:firstLine="709"/>
        <w:jc w:val="both"/>
        <w:rPr>
          <w:ins w:id="275" w:author="user" w:date="2026-04-18T19:53:00Z"/>
          <w:color w:val="FF0000"/>
          <w:sz w:val="28"/>
          <w:szCs w:val="28"/>
          <w:rPrChange w:id="276" w:author="user" w:date="2026-04-18T20:08:00Z">
            <w:rPr>
              <w:ins w:id="277" w:author="user" w:date="2026-04-18T19:53:00Z"/>
              <w:sz w:val="28"/>
              <w:szCs w:val="28"/>
            </w:rPr>
          </w:rPrChange>
        </w:rPr>
        <w:pPrChange w:id="278" w:author="user" w:date="2026-04-18T20:09:00Z">
          <w:pPr>
            <w:pStyle w:val="af2"/>
            <w:numPr>
              <w:numId w:val="4"/>
            </w:numPr>
            <w:spacing w:line="360" w:lineRule="auto"/>
            <w:ind w:left="0" w:firstLine="709"/>
            <w:jc w:val="both"/>
          </w:pPr>
        </w:pPrChange>
      </w:pPr>
      <w:commentRangeStart w:id="279"/>
      <w:ins w:id="280" w:author="user" w:date="2026-04-18T20:08:00Z">
        <w:r w:rsidRPr="000A6A79">
          <w:rPr>
            <w:color w:val="FF0000"/>
            <w:sz w:val="28"/>
            <w:szCs w:val="28"/>
            <w:rPrChange w:id="281" w:author="user" w:date="2026-04-18T20:08:00Z">
              <w:rPr>
                <w:sz w:val="28"/>
                <w:szCs w:val="28"/>
              </w:rPr>
            </w:rPrChange>
          </w:rPr>
          <w:t>Криптоактив</w:t>
        </w:r>
      </w:ins>
      <w:commentRangeEnd w:id="279"/>
      <w:ins w:id="282" w:author="user" w:date="2026-04-18T20:09:00Z">
        <w:r>
          <w:rPr>
            <w:rStyle w:val="ac"/>
          </w:rPr>
          <w:commentReference w:id="279"/>
        </w:r>
      </w:ins>
      <w:ins w:id="283" w:author="user" w:date="2026-04-18T20:08:00Z">
        <w:r w:rsidRPr="000A6A79">
          <w:rPr>
            <w:color w:val="FF0000"/>
            <w:sz w:val="28"/>
            <w:szCs w:val="28"/>
            <w:rPrChange w:id="284" w:author="user" w:date="2026-04-18T20:08:00Z">
              <w:rPr>
                <w:sz w:val="28"/>
                <w:szCs w:val="28"/>
              </w:rPr>
            </w:rPrChange>
          </w:rPr>
          <w:t xml:space="preserve"> = цифровые данные в ИС + актив (=инфраструктура </w:t>
        </w:r>
        <w:proofErr w:type="spellStart"/>
        <w:r w:rsidRPr="000A6A79">
          <w:rPr>
            <w:color w:val="FF0000"/>
            <w:sz w:val="28"/>
            <w:szCs w:val="28"/>
            <w:rPrChange w:id="285" w:author="user" w:date="2026-04-18T20:08:00Z">
              <w:rPr>
                <w:sz w:val="28"/>
                <w:szCs w:val="28"/>
              </w:rPr>
            </w:rPrChange>
          </w:rPr>
          <w:t>фин</w:t>
        </w:r>
        <w:proofErr w:type="spellEnd"/>
        <w:r w:rsidRPr="000A6A79">
          <w:rPr>
            <w:color w:val="FF0000"/>
            <w:sz w:val="28"/>
            <w:szCs w:val="28"/>
            <w:rPrChange w:id="286" w:author="user" w:date="2026-04-18T20:08:00Z">
              <w:rPr>
                <w:sz w:val="28"/>
                <w:szCs w:val="28"/>
              </w:rPr>
            </w:rPrChange>
          </w:rPr>
          <w:t xml:space="preserve"> </w:t>
        </w:r>
        <w:proofErr w:type="spellStart"/>
        <w:r w:rsidRPr="000A6A79">
          <w:rPr>
            <w:color w:val="FF0000"/>
            <w:sz w:val="28"/>
            <w:szCs w:val="28"/>
            <w:rPrChange w:id="287" w:author="user" w:date="2026-04-18T20:08:00Z">
              <w:rPr>
                <w:sz w:val="28"/>
                <w:szCs w:val="28"/>
              </w:rPr>
            </w:rPrChange>
          </w:rPr>
          <w:t>орга</w:t>
        </w:r>
        <w:proofErr w:type="spellEnd"/>
        <w:r w:rsidRPr="000A6A79">
          <w:rPr>
            <w:color w:val="FF0000"/>
            <w:sz w:val="28"/>
            <w:szCs w:val="28"/>
            <w:rPrChange w:id="288" w:author="user" w:date="2026-04-18T20:08:00Z">
              <w:rPr>
                <w:sz w:val="28"/>
                <w:szCs w:val="28"/>
              </w:rPr>
            </w:rPrChange>
          </w:rPr>
          <w:t>)</w:t>
        </w:r>
      </w:ins>
    </w:p>
    <w:p w14:paraId="6CE48B1D" w14:textId="77777777" w:rsidR="000A6A79" w:rsidRDefault="000A6A79" w:rsidP="000A6A79">
      <w:pPr>
        <w:spacing w:line="360" w:lineRule="auto"/>
        <w:ind w:firstLine="709"/>
        <w:jc w:val="both"/>
        <w:rPr>
          <w:ins w:id="289" w:author="user" w:date="2026-04-18T20:08:00Z"/>
          <w:sz w:val="28"/>
        </w:rPr>
      </w:pPr>
      <w:bookmarkStart w:id="290" w:name="_Hlk178511551"/>
      <w:ins w:id="291" w:author="user" w:date="2026-04-18T20:08:00Z">
        <w:r w:rsidRPr="000A6A79">
          <w:rPr>
            <w:sz w:val="28"/>
            <w:rPrChange w:id="292" w:author="user" w:date="2026-04-18T20:09:00Z">
              <w:rPr>
                <w:sz w:val="28"/>
                <w:highlight w:val="cyan"/>
              </w:rPr>
            </w:rPrChange>
          </w:rPr>
          <w:t xml:space="preserve">Криптоактивы как информация (данные) представляют собой цифровые записи в информационной системе распределённого реестра, которые содержат информацию о их существовании, владельцах, транзакциях и т.д. </w:t>
        </w:r>
        <w:bookmarkEnd w:id="290"/>
      </w:ins>
    </w:p>
    <w:p w14:paraId="16B9D33F" w14:textId="77777777" w:rsidR="000A6A79" w:rsidRPr="00075D65" w:rsidRDefault="000A6A79" w:rsidP="000A6A79">
      <w:pPr>
        <w:spacing w:line="360" w:lineRule="auto"/>
        <w:ind w:firstLine="709"/>
        <w:jc w:val="both"/>
        <w:rPr>
          <w:ins w:id="293" w:author="user" w:date="2026-04-18T20:08:00Z"/>
          <w:sz w:val="28"/>
          <w:szCs w:val="28"/>
        </w:rPr>
      </w:pPr>
      <w:ins w:id="294" w:author="user" w:date="2026-04-18T20:08:00Z">
        <w:r w:rsidRPr="00075D65">
          <w:rPr>
            <w:sz w:val="28"/>
            <w:szCs w:val="28"/>
          </w:rPr>
          <w:t xml:space="preserve">Для целей данной классификации финансовые активы рассматриваются </w:t>
        </w:r>
        <w:r w:rsidRPr="00075D65">
          <w:rPr>
            <w:i/>
            <w:iCs/>
            <w:sz w:val="28"/>
            <w:szCs w:val="28"/>
          </w:rPr>
          <w:t>как информация</w:t>
        </w:r>
        <w:r w:rsidRPr="00075D65">
          <w:rPr>
            <w:sz w:val="28"/>
            <w:szCs w:val="28"/>
          </w:rPr>
          <w:t>, то есть как записи в системе учета финансовых институтов.</w:t>
        </w:r>
      </w:ins>
    </w:p>
    <w:p w14:paraId="71E9C72A" w14:textId="77777777" w:rsidR="000A6A79" w:rsidRPr="00075D65" w:rsidRDefault="000A6A79" w:rsidP="000A6A79">
      <w:pPr>
        <w:spacing w:line="360" w:lineRule="auto"/>
        <w:ind w:firstLine="709"/>
        <w:jc w:val="both"/>
        <w:rPr>
          <w:ins w:id="295" w:author="user" w:date="2026-04-18T20:08:00Z"/>
          <w:sz w:val="28"/>
          <w:szCs w:val="28"/>
        </w:rPr>
      </w:pPr>
    </w:p>
    <w:p w14:paraId="308A87B3" w14:textId="77777777" w:rsidR="000A6A79" w:rsidRPr="00075D65" w:rsidRDefault="000A6A79" w:rsidP="000A6A79">
      <w:pPr>
        <w:spacing w:line="360" w:lineRule="auto"/>
        <w:ind w:firstLine="709"/>
        <w:jc w:val="right"/>
        <w:rPr>
          <w:ins w:id="296" w:author="user" w:date="2026-04-18T20:08:00Z"/>
          <w:bCs/>
          <w:sz w:val="28"/>
          <w:szCs w:val="28"/>
        </w:rPr>
      </w:pPr>
      <w:ins w:id="297" w:author="user" w:date="2026-04-18T20:08:00Z">
        <w:r w:rsidRPr="00075D65">
          <w:rPr>
            <w:bCs/>
            <w:sz w:val="28"/>
            <w:szCs w:val="28"/>
          </w:rPr>
          <w:t xml:space="preserve">Таблица 1 </w:t>
        </w:r>
      </w:ins>
    </w:p>
    <w:p w14:paraId="4D84B82A" w14:textId="77777777" w:rsidR="000A6A79" w:rsidRPr="00075D65" w:rsidRDefault="000A6A79" w:rsidP="000A6A79">
      <w:pPr>
        <w:rPr>
          <w:ins w:id="298" w:author="user" w:date="2026-04-18T20:08:00Z"/>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6"/>
        <w:gridCol w:w="1747"/>
        <w:gridCol w:w="1895"/>
        <w:gridCol w:w="1920"/>
        <w:gridCol w:w="1747"/>
      </w:tblGrid>
      <w:tr w:rsidR="000A6A79" w:rsidRPr="00075D65" w14:paraId="24EEFA5D" w14:textId="77777777" w:rsidTr="005B7790">
        <w:trPr>
          <w:ins w:id="299" w:author="user" w:date="2026-04-18T20:08:00Z"/>
        </w:trPr>
        <w:tc>
          <w:tcPr>
            <w:tcW w:w="2010" w:type="dxa"/>
            <w:vMerge w:val="restart"/>
            <w:shd w:val="clear" w:color="auto" w:fill="auto"/>
            <w:vAlign w:val="center"/>
          </w:tcPr>
          <w:p w14:paraId="779A10CD" w14:textId="77777777" w:rsidR="000A6A79" w:rsidRPr="00075D65" w:rsidRDefault="000A6A79" w:rsidP="005B7790">
            <w:pPr>
              <w:spacing w:line="276" w:lineRule="auto"/>
              <w:jc w:val="center"/>
              <w:rPr>
                <w:ins w:id="300" w:author="user" w:date="2026-04-18T20:08:00Z"/>
                <w:b/>
                <w:bCs/>
                <w:sz w:val="20"/>
                <w:szCs w:val="20"/>
              </w:rPr>
            </w:pPr>
            <w:ins w:id="301" w:author="user" w:date="2026-04-18T20:08:00Z">
              <w:r w:rsidRPr="00075D65">
                <w:rPr>
                  <w:b/>
                  <w:bCs/>
                  <w:sz w:val="20"/>
                  <w:szCs w:val="20"/>
                </w:rPr>
                <w:lastRenderedPageBreak/>
                <w:t>Критерий/актив</w:t>
              </w:r>
            </w:ins>
          </w:p>
        </w:tc>
        <w:tc>
          <w:tcPr>
            <w:tcW w:w="3777" w:type="dxa"/>
            <w:gridSpan w:val="2"/>
            <w:shd w:val="clear" w:color="auto" w:fill="auto"/>
            <w:vAlign w:val="center"/>
          </w:tcPr>
          <w:p w14:paraId="6C8377BD" w14:textId="77777777" w:rsidR="000A6A79" w:rsidRPr="00075D65" w:rsidRDefault="000A6A79" w:rsidP="005B7790">
            <w:pPr>
              <w:spacing w:line="276" w:lineRule="auto"/>
              <w:jc w:val="center"/>
              <w:rPr>
                <w:ins w:id="302" w:author="user" w:date="2026-04-18T20:08:00Z"/>
                <w:b/>
                <w:bCs/>
                <w:sz w:val="20"/>
                <w:szCs w:val="20"/>
              </w:rPr>
            </w:pPr>
            <w:ins w:id="303" w:author="user" w:date="2026-04-18T20:08:00Z">
              <w:r w:rsidRPr="00075D65">
                <w:rPr>
                  <w:b/>
                  <w:bCs/>
                  <w:sz w:val="20"/>
                  <w:szCs w:val="20"/>
                </w:rPr>
                <w:t xml:space="preserve">Криптоактив </w:t>
              </w:r>
            </w:ins>
          </w:p>
        </w:tc>
        <w:tc>
          <w:tcPr>
            <w:tcW w:w="3558" w:type="dxa"/>
            <w:gridSpan w:val="2"/>
            <w:shd w:val="clear" w:color="auto" w:fill="auto"/>
            <w:vAlign w:val="center"/>
          </w:tcPr>
          <w:p w14:paraId="0A9583D3" w14:textId="77777777" w:rsidR="000A6A79" w:rsidRPr="00075D65" w:rsidRDefault="000A6A79" w:rsidP="005B7790">
            <w:pPr>
              <w:spacing w:line="276" w:lineRule="auto"/>
              <w:jc w:val="center"/>
              <w:rPr>
                <w:ins w:id="304" w:author="user" w:date="2026-04-18T20:08:00Z"/>
                <w:b/>
                <w:bCs/>
                <w:sz w:val="20"/>
                <w:szCs w:val="20"/>
              </w:rPr>
            </w:pPr>
            <w:ins w:id="305" w:author="user" w:date="2026-04-18T20:08:00Z">
              <w:r w:rsidRPr="00075D65">
                <w:rPr>
                  <w:b/>
                  <w:bCs/>
                  <w:sz w:val="20"/>
                  <w:szCs w:val="20"/>
                </w:rPr>
                <w:t>Классические финансовые инструменты</w:t>
              </w:r>
            </w:ins>
          </w:p>
        </w:tc>
      </w:tr>
      <w:tr w:rsidR="000A6A79" w:rsidRPr="00075D65" w14:paraId="7454F295" w14:textId="77777777" w:rsidTr="005B7790">
        <w:trPr>
          <w:ins w:id="306" w:author="user" w:date="2026-04-18T20:08:00Z"/>
        </w:trPr>
        <w:tc>
          <w:tcPr>
            <w:tcW w:w="2010" w:type="dxa"/>
            <w:vMerge/>
            <w:shd w:val="clear" w:color="auto" w:fill="auto"/>
            <w:vAlign w:val="center"/>
          </w:tcPr>
          <w:p w14:paraId="7F078AE9" w14:textId="77777777" w:rsidR="000A6A79" w:rsidRPr="00075D65" w:rsidRDefault="000A6A79" w:rsidP="005B7790">
            <w:pPr>
              <w:spacing w:line="276" w:lineRule="auto"/>
              <w:jc w:val="center"/>
              <w:rPr>
                <w:ins w:id="307" w:author="user" w:date="2026-04-18T20:08:00Z"/>
                <w:b/>
                <w:bCs/>
                <w:sz w:val="20"/>
                <w:szCs w:val="20"/>
              </w:rPr>
            </w:pPr>
          </w:p>
        </w:tc>
        <w:tc>
          <w:tcPr>
            <w:tcW w:w="1706" w:type="dxa"/>
            <w:shd w:val="clear" w:color="auto" w:fill="auto"/>
            <w:vAlign w:val="center"/>
          </w:tcPr>
          <w:p w14:paraId="5F6917A3" w14:textId="77777777" w:rsidR="000A6A79" w:rsidRPr="00075D65" w:rsidRDefault="000A6A79" w:rsidP="005B7790">
            <w:pPr>
              <w:spacing w:line="276" w:lineRule="auto"/>
              <w:jc w:val="center"/>
              <w:rPr>
                <w:ins w:id="308" w:author="user" w:date="2026-04-18T20:08:00Z"/>
                <w:b/>
                <w:bCs/>
                <w:sz w:val="20"/>
                <w:szCs w:val="20"/>
              </w:rPr>
            </w:pPr>
            <w:ins w:id="309" w:author="user" w:date="2026-04-18T20:08:00Z">
              <w:r w:rsidRPr="00075D65">
                <w:rPr>
                  <w:b/>
                  <w:bCs/>
                  <w:sz w:val="20"/>
                  <w:szCs w:val="20"/>
                </w:rPr>
                <w:t>Цифровые права</w:t>
              </w:r>
            </w:ins>
          </w:p>
        </w:tc>
        <w:tc>
          <w:tcPr>
            <w:tcW w:w="2071" w:type="dxa"/>
            <w:shd w:val="clear" w:color="auto" w:fill="auto"/>
            <w:vAlign w:val="center"/>
          </w:tcPr>
          <w:p w14:paraId="5DBC9FF4" w14:textId="77777777" w:rsidR="000A6A79" w:rsidRPr="00075D65" w:rsidRDefault="000A6A79" w:rsidP="005B7790">
            <w:pPr>
              <w:spacing w:line="276" w:lineRule="auto"/>
              <w:jc w:val="center"/>
              <w:rPr>
                <w:ins w:id="310" w:author="user" w:date="2026-04-18T20:08:00Z"/>
                <w:b/>
                <w:bCs/>
                <w:sz w:val="20"/>
                <w:szCs w:val="20"/>
              </w:rPr>
            </w:pPr>
            <w:ins w:id="311" w:author="user" w:date="2026-04-18T20:08:00Z">
              <w:r w:rsidRPr="00075D65">
                <w:rPr>
                  <w:b/>
                  <w:bCs/>
                  <w:sz w:val="20"/>
                  <w:szCs w:val="20"/>
                </w:rPr>
                <w:t>Цифровая валюта</w:t>
              </w:r>
            </w:ins>
          </w:p>
        </w:tc>
        <w:tc>
          <w:tcPr>
            <w:tcW w:w="1852" w:type="dxa"/>
            <w:shd w:val="clear" w:color="auto" w:fill="auto"/>
            <w:vAlign w:val="center"/>
          </w:tcPr>
          <w:p w14:paraId="28514861" w14:textId="77777777" w:rsidR="000A6A79" w:rsidRPr="00075D65" w:rsidRDefault="000A6A79" w:rsidP="005B7790">
            <w:pPr>
              <w:spacing w:line="276" w:lineRule="auto"/>
              <w:jc w:val="center"/>
              <w:rPr>
                <w:ins w:id="312" w:author="user" w:date="2026-04-18T20:08:00Z"/>
                <w:b/>
                <w:bCs/>
                <w:color w:val="000000" w:themeColor="text1"/>
                <w:sz w:val="20"/>
                <w:szCs w:val="20"/>
              </w:rPr>
            </w:pPr>
            <w:ins w:id="313" w:author="user" w:date="2026-04-18T20:08:00Z">
              <w:r w:rsidRPr="00075D65">
                <w:rPr>
                  <w:b/>
                  <w:bCs/>
                  <w:color w:val="000000" w:themeColor="text1"/>
                  <w:sz w:val="20"/>
                  <w:szCs w:val="20"/>
                </w:rPr>
                <w:t xml:space="preserve">Бездокументарные ценные бумаги </w:t>
              </w:r>
            </w:ins>
          </w:p>
          <w:p w14:paraId="51528AED" w14:textId="77777777" w:rsidR="000A6A79" w:rsidRPr="00075D65" w:rsidRDefault="000A6A79" w:rsidP="005B7790">
            <w:pPr>
              <w:spacing w:line="276" w:lineRule="auto"/>
              <w:jc w:val="center"/>
              <w:rPr>
                <w:ins w:id="314" w:author="user" w:date="2026-04-18T20:08:00Z"/>
                <w:b/>
                <w:bCs/>
                <w:color w:val="000000" w:themeColor="text1"/>
                <w:sz w:val="20"/>
                <w:szCs w:val="20"/>
              </w:rPr>
            </w:pPr>
            <w:ins w:id="315" w:author="user" w:date="2026-04-18T20:08:00Z">
              <w:r w:rsidRPr="00075D65">
                <w:rPr>
                  <w:b/>
                  <w:bCs/>
                  <w:color w:val="000000" w:themeColor="text1"/>
                  <w:sz w:val="20"/>
                  <w:szCs w:val="20"/>
                </w:rPr>
                <w:t xml:space="preserve">(далее –БЦБ) </w:t>
              </w:r>
            </w:ins>
          </w:p>
        </w:tc>
        <w:tc>
          <w:tcPr>
            <w:tcW w:w="1706" w:type="dxa"/>
            <w:shd w:val="clear" w:color="auto" w:fill="auto"/>
            <w:vAlign w:val="center"/>
          </w:tcPr>
          <w:p w14:paraId="66A89032" w14:textId="77777777" w:rsidR="000A6A79" w:rsidRPr="00075D65" w:rsidRDefault="000A6A79" w:rsidP="005B7790">
            <w:pPr>
              <w:spacing w:line="360" w:lineRule="auto"/>
              <w:jc w:val="center"/>
              <w:rPr>
                <w:ins w:id="316" w:author="user" w:date="2026-04-18T20:08:00Z"/>
                <w:b/>
                <w:bCs/>
                <w:color w:val="000000" w:themeColor="text1"/>
                <w:sz w:val="20"/>
                <w:szCs w:val="20"/>
              </w:rPr>
            </w:pPr>
            <w:ins w:id="317" w:author="user" w:date="2026-04-18T20:08:00Z">
              <w:r w:rsidRPr="00075D65">
                <w:rPr>
                  <w:b/>
                  <w:bCs/>
                  <w:color w:val="000000" w:themeColor="text1"/>
                  <w:sz w:val="20"/>
                  <w:szCs w:val="20"/>
                </w:rPr>
                <w:t>Производный финансовый инструмент</w:t>
              </w:r>
            </w:ins>
          </w:p>
          <w:p w14:paraId="6BB0AFCB" w14:textId="77777777" w:rsidR="000A6A79" w:rsidRPr="00075D65" w:rsidRDefault="000A6A79" w:rsidP="005B7790">
            <w:pPr>
              <w:spacing w:line="360" w:lineRule="auto"/>
              <w:jc w:val="center"/>
              <w:rPr>
                <w:ins w:id="318" w:author="user" w:date="2026-04-18T20:08:00Z"/>
                <w:b/>
                <w:bCs/>
                <w:color w:val="000000" w:themeColor="text1"/>
                <w:sz w:val="20"/>
                <w:szCs w:val="20"/>
              </w:rPr>
            </w:pPr>
            <w:ins w:id="319" w:author="user" w:date="2026-04-18T20:08:00Z">
              <w:r w:rsidRPr="00075D65">
                <w:rPr>
                  <w:b/>
                  <w:bCs/>
                  <w:color w:val="000000" w:themeColor="text1"/>
                  <w:sz w:val="20"/>
                  <w:szCs w:val="20"/>
                </w:rPr>
                <w:t>(далее – ПФИ)</w:t>
              </w:r>
            </w:ins>
          </w:p>
        </w:tc>
      </w:tr>
      <w:tr w:rsidR="000A6A79" w:rsidRPr="00075D65" w14:paraId="75DE31DF" w14:textId="77777777" w:rsidTr="005B7790">
        <w:trPr>
          <w:ins w:id="320" w:author="user" w:date="2026-04-18T20:08:00Z"/>
        </w:trPr>
        <w:tc>
          <w:tcPr>
            <w:tcW w:w="2010" w:type="dxa"/>
            <w:shd w:val="clear" w:color="auto" w:fill="auto"/>
            <w:vAlign w:val="center"/>
          </w:tcPr>
          <w:p w14:paraId="79EB376F" w14:textId="77777777" w:rsidR="000A6A79" w:rsidRPr="00075D65" w:rsidRDefault="000A6A79" w:rsidP="005B7790">
            <w:pPr>
              <w:spacing w:line="276" w:lineRule="auto"/>
              <w:jc w:val="center"/>
              <w:rPr>
                <w:ins w:id="321" w:author="user" w:date="2026-04-18T20:08:00Z"/>
                <w:sz w:val="20"/>
                <w:szCs w:val="20"/>
              </w:rPr>
            </w:pPr>
            <w:ins w:id="322" w:author="user" w:date="2026-04-18T20:08:00Z">
              <w:r w:rsidRPr="00075D65">
                <w:rPr>
                  <w:sz w:val="20"/>
                  <w:szCs w:val="20"/>
                </w:rPr>
                <w:t xml:space="preserve">Связь актива на уровне закона с информационной системой </w:t>
              </w:r>
            </w:ins>
          </w:p>
        </w:tc>
        <w:tc>
          <w:tcPr>
            <w:tcW w:w="1706" w:type="dxa"/>
            <w:shd w:val="clear" w:color="auto" w:fill="auto"/>
            <w:vAlign w:val="center"/>
          </w:tcPr>
          <w:p w14:paraId="4FBAA086" w14:textId="77777777" w:rsidR="000A6A79" w:rsidRPr="00075D65" w:rsidRDefault="000A6A79" w:rsidP="005B7790">
            <w:pPr>
              <w:spacing w:line="276" w:lineRule="auto"/>
              <w:jc w:val="center"/>
              <w:rPr>
                <w:ins w:id="323" w:author="user" w:date="2026-04-18T20:08:00Z"/>
                <w:sz w:val="20"/>
                <w:szCs w:val="20"/>
              </w:rPr>
            </w:pPr>
            <w:ins w:id="324" w:author="user" w:date="2026-04-18T20:08:00Z">
              <w:r w:rsidRPr="00075D65">
                <w:rPr>
                  <w:sz w:val="20"/>
                  <w:szCs w:val="20"/>
                </w:rPr>
                <w:t xml:space="preserve">Да </w:t>
              </w:r>
            </w:ins>
          </w:p>
        </w:tc>
        <w:tc>
          <w:tcPr>
            <w:tcW w:w="2071" w:type="dxa"/>
            <w:shd w:val="clear" w:color="auto" w:fill="auto"/>
            <w:vAlign w:val="center"/>
          </w:tcPr>
          <w:p w14:paraId="45AD109E" w14:textId="77777777" w:rsidR="000A6A79" w:rsidRPr="00075D65" w:rsidRDefault="000A6A79" w:rsidP="005B7790">
            <w:pPr>
              <w:spacing w:line="276" w:lineRule="auto"/>
              <w:jc w:val="center"/>
              <w:rPr>
                <w:ins w:id="325" w:author="user" w:date="2026-04-18T20:08:00Z"/>
                <w:sz w:val="20"/>
                <w:szCs w:val="20"/>
              </w:rPr>
            </w:pPr>
            <w:ins w:id="326" w:author="user" w:date="2026-04-18T20:08:00Z">
              <w:r w:rsidRPr="00075D65">
                <w:rPr>
                  <w:sz w:val="20"/>
                  <w:szCs w:val="20"/>
                </w:rPr>
                <w:t xml:space="preserve">Да </w:t>
              </w:r>
            </w:ins>
          </w:p>
        </w:tc>
        <w:tc>
          <w:tcPr>
            <w:tcW w:w="1852" w:type="dxa"/>
            <w:shd w:val="clear" w:color="auto" w:fill="auto"/>
            <w:vAlign w:val="center"/>
          </w:tcPr>
          <w:p w14:paraId="1B63525F" w14:textId="77777777" w:rsidR="000A6A79" w:rsidRPr="00075D65" w:rsidRDefault="000A6A79" w:rsidP="005B7790">
            <w:pPr>
              <w:spacing w:line="276" w:lineRule="auto"/>
              <w:jc w:val="center"/>
              <w:rPr>
                <w:ins w:id="327" w:author="user" w:date="2026-04-18T20:08:00Z"/>
                <w:sz w:val="20"/>
                <w:szCs w:val="20"/>
              </w:rPr>
            </w:pPr>
            <w:ins w:id="328" w:author="user" w:date="2026-04-18T20:08:00Z">
              <w:r w:rsidRPr="00075D65">
                <w:rPr>
                  <w:sz w:val="20"/>
                  <w:szCs w:val="20"/>
                </w:rPr>
                <w:t>Да</w:t>
              </w:r>
            </w:ins>
          </w:p>
        </w:tc>
        <w:tc>
          <w:tcPr>
            <w:tcW w:w="1706" w:type="dxa"/>
            <w:shd w:val="clear" w:color="auto" w:fill="auto"/>
            <w:vAlign w:val="center"/>
          </w:tcPr>
          <w:p w14:paraId="4C5BB93D" w14:textId="77777777" w:rsidR="000A6A79" w:rsidRPr="00075D65" w:rsidRDefault="000A6A79" w:rsidP="005B7790">
            <w:pPr>
              <w:spacing w:line="360" w:lineRule="auto"/>
              <w:jc w:val="center"/>
              <w:rPr>
                <w:ins w:id="329" w:author="user" w:date="2026-04-18T20:08:00Z"/>
                <w:sz w:val="20"/>
                <w:szCs w:val="20"/>
              </w:rPr>
            </w:pPr>
            <w:ins w:id="330" w:author="user" w:date="2026-04-18T20:08:00Z">
              <w:r w:rsidRPr="00075D65">
                <w:rPr>
                  <w:sz w:val="20"/>
                  <w:szCs w:val="20"/>
                </w:rPr>
                <w:t>Нет</w:t>
              </w:r>
            </w:ins>
          </w:p>
        </w:tc>
      </w:tr>
      <w:tr w:rsidR="000A6A79" w:rsidRPr="00075D65" w14:paraId="79627D76" w14:textId="77777777" w:rsidTr="005B7790">
        <w:trPr>
          <w:ins w:id="331" w:author="user" w:date="2026-04-18T20:08:00Z"/>
        </w:trPr>
        <w:tc>
          <w:tcPr>
            <w:tcW w:w="2010" w:type="dxa"/>
            <w:shd w:val="clear" w:color="auto" w:fill="auto"/>
            <w:vAlign w:val="center"/>
          </w:tcPr>
          <w:p w14:paraId="682C3A9C" w14:textId="77777777" w:rsidR="000A6A79" w:rsidRPr="00075D65" w:rsidRDefault="000A6A79" w:rsidP="005B7790">
            <w:pPr>
              <w:spacing w:line="276" w:lineRule="auto"/>
              <w:jc w:val="center"/>
              <w:rPr>
                <w:ins w:id="332" w:author="user" w:date="2026-04-18T20:08:00Z"/>
                <w:sz w:val="20"/>
                <w:szCs w:val="20"/>
              </w:rPr>
            </w:pPr>
            <w:ins w:id="333" w:author="user" w:date="2026-04-18T20:08:00Z">
              <w:r w:rsidRPr="00075D65">
                <w:rPr>
                  <w:sz w:val="20"/>
                  <w:szCs w:val="20"/>
                </w:rPr>
                <w:t xml:space="preserve">Связь актива на уровне закона с технологией криптографии </w:t>
              </w:r>
            </w:ins>
          </w:p>
        </w:tc>
        <w:tc>
          <w:tcPr>
            <w:tcW w:w="1706" w:type="dxa"/>
            <w:shd w:val="clear" w:color="auto" w:fill="auto"/>
            <w:vAlign w:val="center"/>
          </w:tcPr>
          <w:p w14:paraId="03D16398" w14:textId="77777777" w:rsidR="000A6A79" w:rsidRPr="00075D65" w:rsidRDefault="000A6A79" w:rsidP="005B7790">
            <w:pPr>
              <w:spacing w:line="276" w:lineRule="auto"/>
              <w:jc w:val="center"/>
              <w:rPr>
                <w:ins w:id="334" w:author="user" w:date="2026-04-18T20:08:00Z"/>
                <w:sz w:val="20"/>
                <w:szCs w:val="20"/>
              </w:rPr>
            </w:pPr>
            <w:ins w:id="335" w:author="user" w:date="2026-04-18T20:08:00Z">
              <w:r w:rsidRPr="00075D65">
                <w:rPr>
                  <w:sz w:val="20"/>
                  <w:szCs w:val="20"/>
                </w:rPr>
                <w:t xml:space="preserve">Да </w:t>
              </w:r>
            </w:ins>
          </w:p>
        </w:tc>
        <w:tc>
          <w:tcPr>
            <w:tcW w:w="2071" w:type="dxa"/>
            <w:shd w:val="clear" w:color="auto" w:fill="auto"/>
            <w:vAlign w:val="center"/>
          </w:tcPr>
          <w:p w14:paraId="12E6676F" w14:textId="77777777" w:rsidR="000A6A79" w:rsidRPr="00075D65" w:rsidRDefault="000A6A79" w:rsidP="005B7790">
            <w:pPr>
              <w:spacing w:line="276" w:lineRule="auto"/>
              <w:jc w:val="center"/>
              <w:rPr>
                <w:ins w:id="336" w:author="user" w:date="2026-04-18T20:08:00Z"/>
                <w:sz w:val="20"/>
                <w:szCs w:val="20"/>
              </w:rPr>
            </w:pPr>
            <w:ins w:id="337" w:author="user" w:date="2026-04-18T20:08:00Z">
              <w:r w:rsidRPr="00075D65">
                <w:rPr>
                  <w:sz w:val="20"/>
                  <w:szCs w:val="20"/>
                </w:rPr>
                <w:t xml:space="preserve">Да </w:t>
              </w:r>
            </w:ins>
          </w:p>
        </w:tc>
        <w:tc>
          <w:tcPr>
            <w:tcW w:w="1852" w:type="dxa"/>
            <w:shd w:val="clear" w:color="auto" w:fill="auto"/>
            <w:vAlign w:val="center"/>
          </w:tcPr>
          <w:p w14:paraId="2C1ABD0E" w14:textId="77777777" w:rsidR="000A6A79" w:rsidRPr="00075D65" w:rsidRDefault="000A6A79" w:rsidP="005B7790">
            <w:pPr>
              <w:spacing w:line="276" w:lineRule="auto"/>
              <w:jc w:val="center"/>
              <w:rPr>
                <w:ins w:id="338" w:author="user" w:date="2026-04-18T20:08:00Z"/>
                <w:sz w:val="20"/>
                <w:szCs w:val="20"/>
              </w:rPr>
            </w:pPr>
            <w:ins w:id="339" w:author="user" w:date="2026-04-18T20:08:00Z">
              <w:r w:rsidRPr="00075D65">
                <w:rPr>
                  <w:sz w:val="20"/>
                  <w:szCs w:val="20"/>
                </w:rPr>
                <w:t>Нет</w:t>
              </w:r>
            </w:ins>
          </w:p>
        </w:tc>
        <w:tc>
          <w:tcPr>
            <w:tcW w:w="1706" w:type="dxa"/>
            <w:vMerge w:val="restart"/>
            <w:shd w:val="clear" w:color="auto" w:fill="auto"/>
            <w:vAlign w:val="center"/>
          </w:tcPr>
          <w:p w14:paraId="18D3909D" w14:textId="77777777" w:rsidR="000A6A79" w:rsidRPr="00075D65" w:rsidRDefault="000A6A79" w:rsidP="005B7790">
            <w:pPr>
              <w:spacing w:line="360" w:lineRule="auto"/>
              <w:jc w:val="center"/>
              <w:rPr>
                <w:ins w:id="340" w:author="user" w:date="2026-04-18T20:08:00Z"/>
                <w:sz w:val="20"/>
                <w:szCs w:val="20"/>
              </w:rPr>
            </w:pPr>
            <w:ins w:id="341" w:author="user" w:date="2026-04-18T20:08:00Z">
              <w:r w:rsidRPr="00075D65">
                <w:rPr>
                  <w:color w:val="000000"/>
                  <w:sz w:val="20"/>
                  <w:szCs w:val="20"/>
                </w:rPr>
                <w:t>Определяется информационной системой заключения ПФИ</w:t>
              </w:r>
              <w:r w:rsidRPr="00075D65">
                <w:rPr>
                  <w:sz w:val="20"/>
                  <w:szCs w:val="20"/>
                </w:rPr>
                <w:t xml:space="preserve">, </w:t>
              </w:r>
            </w:ins>
          </w:p>
          <w:p w14:paraId="075F984D" w14:textId="77777777" w:rsidR="000A6A79" w:rsidRPr="00075D65" w:rsidRDefault="000A6A79" w:rsidP="005B7790">
            <w:pPr>
              <w:spacing w:line="360" w:lineRule="auto"/>
              <w:jc w:val="center"/>
              <w:rPr>
                <w:ins w:id="342" w:author="user" w:date="2026-04-18T20:08:00Z"/>
                <w:sz w:val="20"/>
                <w:szCs w:val="20"/>
              </w:rPr>
            </w:pPr>
            <w:ins w:id="343" w:author="user" w:date="2026-04-18T20:08:00Z">
              <w:r w:rsidRPr="00075D65">
                <w:rPr>
                  <w:sz w:val="20"/>
                  <w:szCs w:val="20"/>
                </w:rPr>
                <w:t xml:space="preserve"> в некоторых случаях информационной системой его исполнения</w:t>
              </w:r>
            </w:ins>
          </w:p>
        </w:tc>
      </w:tr>
      <w:tr w:rsidR="000A6A79" w:rsidRPr="00075D65" w14:paraId="7DB5D684" w14:textId="77777777" w:rsidTr="005B7790">
        <w:trPr>
          <w:ins w:id="344" w:author="user" w:date="2026-04-18T20:08:00Z"/>
        </w:trPr>
        <w:tc>
          <w:tcPr>
            <w:tcW w:w="2010" w:type="dxa"/>
            <w:shd w:val="clear" w:color="auto" w:fill="auto"/>
            <w:vAlign w:val="center"/>
          </w:tcPr>
          <w:p w14:paraId="5274209C" w14:textId="77777777" w:rsidR="000A6A79" w:rsidRPr="00075D65" w:rsidRDefault="000A6A79" w:rsidP="005B7790">
            <w:pPr>
              <w:spacing w:line="276" w:lineRule="auto"/>
              <w:jc w:val="center"/>
              <w:rPr>
                <w:ins w:id="345" w:author="user" w:date="2026-04-18T20:08:00Z"/>
                <w:sz w:val="20"/>
                <w:szCs w:val="20"/>
              </w:rPr>
            </w:pPr>
            <w:ins w:id="346" w:author="user" w:date="2026-04-18T20:08:00Z">
              <w:r w:rsidRPr="00075D65">
                <w:rPr>
                  <w:sz w:val="20"/>
                  <w:szCs w:val="20"/>
                </w:rPr>
                <w:t xml:space="preserve">Лицо, осуществляющее учет актива в информационной системе финансового института </w:t>
              </w:r>
            </w:ins>
          </w:p>
          <w:p w14:paraId="4C13ED8B" w14:textId="77777777" w:rsidR="000A6A79" w:rsidRPr="00075D65" w:rsidRDefault="000A6A79" w:rsidP="005B7790">
            <w:pPr>
              <w:spacing w:line="276" w:lineRule="auto"/>
              <w:jc w:val="center"/>
              <w:rPr>
                <w:ins w:id="347" w:author="user" w:date="2026-04-18T20:08:00Z"/>
                <w:sz w:val="20"/>
                <w:szCs w:val="20"/>
              </w:rPr>
            </w:pPr>
            <w:ins w:id="348" w:author="user" w:date="2026-04-18T20:08:00Z">
              <w:r w:rsidRPr="00075D65">
                <w:rPr>
                  <w:sz w:val="20"/>
                  <w:szCs w:val="20"/>
                </w:rPr>
                <w:t>(далее – Лицо)</w:t>
              </w:r>
            </w:ins>
          </w:p>
        </w:tc>
        <w:tc>
          <w:tcPr>
            <w:tcW w:w="1706" w:type="dxa"/>
            <w:shd w:val="clear" w:color="auto" w:fill="auto"/>
            <w:vAlign w:val="center"/>
          </w:tcPr>
          <w:p w14:paraId="338CC46A" w14:textId="77777777" w:rsidR="000A6A79" w:rsidRPr="00075D65" w:rsidRDefault="000A6A79" w:rsidP="005B7790">
            <w:pPr>
              <w:spacing w:line="276" w:lineRule="auto"/>
              <w:jc w:val="center"/>
              <w:rPr>
                <w:ins w:id="349" w:author="user" w:date="2026-04-18T20:08:00Z"/>
                <w:sz w:val="20"/>
                <w:szCs w:val="20"/>
              </w:rPr>
            </w:pPr>
            <w:ins w:id="350" w:author="user" w:date="2026-04-18T20:08:00Z">
              <w:r w:rsidRPr="00075D65">
                <w:rPr>
                  <w:sz w:val="20"/>
                  <w:szCs w:val="20"/>
                </w:rPr>
                <w:t>Оператор информационной системы ЦФА</w:t>
              </w:r>
            </w:ins>
          </w:p>
        </w:tc>
        <w:tc>
          <w:tcPr>
            <w:tcW w:w="2071" w:type="dxa"/>
            <w:shd w:val="clear" w:color="auto" w:fill="auto"/>
            <w:vAlign w:val="center"/>
          </w:tcPr>
          <w:p w14:paraId="3A57E4F5" w14:textId="77777777" w:rsidR="000A6A79" w:rsidRPr="00075D65" w:rsidRDefault="000A6A79" w:rsidP="005B7790">
            <w:pPr>
              <w:spacing w:line="276" w:lineRule="auto"/>
              <w:jc w:val="center"/>
              <w:rPr>
                <w:ins w:id="351" w:author="user" w:date="2026-04-18T20:08:00Z"/>
                <w:sz w:val="20"/>
                <w:szCs w:val="20"/>
              </w:rPr>
            </w:pPr>
            <w:ins w:id="352" w:author="user" w:date="2026-04-18T20:08:00Z">
              <w:r w:rsidRPr="00075D65">
                <w:rPr>
                  <w:sz w:val="20"/>
                  <w:szCs w:val="20"/>
                </w:rPr>
                <w:t>-</w:t>
              </w:r>
            </w:ins>
          </w:p>
        </w:tc>
        <w:tc>
          <w:tcPr>
            <w:tcW w:w="1852" w:type="dxa"/>
            <w:shd w:val="clear" w:color="auto" w:fill="auto"/>
            <w:vAlign w:val="center"/>
          </w:tcPr>
          <w:p w14:paraId="58F76BA9" w14:textId="77777777" w:rsidR="000A6A79" w:rsidRPr="00075D65" w:rsidRDefault="000A6A79" w:rsidP="005B7790">
            <w:pPr>
              <w:spacing w:line="276" w:lineRule="auto"/>
              <w:jc w:val="center"/>
              <w:rPr>
                <w:ins w:id="353" w:author="user" w:date="2026-04-18T20:08:00Z"/>
                <w:sz w:val="20"/>
                <w:szCs w:val="20"/>
              </w:rPr>
            </w:pPr>
            <w:ins w:id="354" w:author="user" w:date="2026-04-18T20:08:00Z">
              <w:r w:rsidRPr="00075D65">
                <w:rPr>
                  <w:sz w:val="20"/>
                  <w:szCs w:val="20"/>
                </w:rPr>
                <w:t>Регистратор, депозитарий, центральный депозитарий</w:t>
              </w:r>
            </w:ins>
          </w:p>
        </w:tc>
        <w:tc>
          <w:tcPr>
            <w:tcW w:w="1706" w:type="dxa"/>
            <w:vMerge/>
            <w:shd w:val="clear" w:color="auto" w:fill="auto"/>
            <w:vAlign w:val="center"/>
          </w:tcPr>
          <w:p w14:paraId="26EA1860" w14:textId="77777777" w:rsidR="000A6A79" w:rsidRPr="00075D65" w:rsidRDefault="000A6A79" w:rsidP="005B7790">
            <w:pPr>
              <w:spacing w:line="360" w:lineRule="auto"/>
              <w:jc w:val="center"/>
              <w:rPr>
                <w:ins w:id="355" w:author="user" w:date="2026-04-18T20:08:00Z"/>
                <w:sz w:val="20"/>
                <w:szCs w:val="20"/>
              </w:rPr>
            </w:pPr>
          </w:p>
        </w:tc>
      </w:tr>
      <w:tr w:rsidR="000A6A79" w:rsidRPr="00075D65" w14:paraId="6202CB05" w14:textId="77777777" w:rsidTr="005B7790">
        <w:trPr>
          <w:ins w:id="356" w:author="user" w:date="2026-04-18T20:08:00Z"/>
        </w:trPr>
        <w:tc>
          <w:tcPr>
            <w:tcW w:w="2010" w:type="dxa"/>
            <w:shd w:val="clear" w:color="auto" w:fill="auto"/>
            <w:vAlign w:val="center"/>
          </w:tcPr>
          <w:p w14:paraId="43F37645" w14:textId="77777777" w:rsidR="000A6A79" w:rsidRPr="00075D65" w:rsidRDefault="000A6A79" w:rsidP="005B7790">
            <w:pPr>
              <w:spacing w:line="276" w:lineRule="auto"/>
              <w:jc w:val="center"/>
              <w:rPr>
                <w:ins w:id="357" w:author="user" w:date="2026-04-18T20:08:00Z"/>
                <w:sz w:val="20"/>
              </w:rPr>
            </w:pPr>
            <w:ins w:id="358" w:author="user" w:date="2026-04-18T20:08:00Z">
              <w:r w:rsidRPr="00075D65">
                <w:rPr>
                  <w:sz w:val="20"/>
                </w:rPr>
                <w:t>Обязательность наличия Лица при осуществлении учета</w:t>
              </w:r>
            </w:ins>
          </w:p>
        </w:tc>
        <w:tc>
          <w:tcPr>
            <w:tcW w:w="1706" w:type="dxa"/>
            <w:shd w:val="clear" w:color="auto" w:fill="auto"/>
            <w:vAlign w:val="center"/>
          </w:tcPr>
          <w:p w14:paraId="6E0D19B1" w14:textId="77777777" w:rsidR="000A6A79" w:rsidRPr="00075D65" w:rsidRDefault="000A6A79" w:rsidP="005B7790">
            <w:pPr>
              <w:spacing w:line="276" w:lineRule="auto"/>
              <w:jc w:val="center"/>
              <w:rPr>
                <w:ins w:id="359" w:author="user" w:date="2026-04-18T20:08:00Z"/>
                <w:sz w:val="20"/>
              </w:rPr>
            </w:pPr>
            <w:ins w:id="360" w:author="user" w:date="2026-04-18T20:08:00Z">
              <w:r w:rsidRPr="00075D65">
                <w:rPr>
                  <w:sz w:val="20"/>
                </w:rPr>
                <w:t>Имеется</w:t>
              </w:r>
            </w:ins>
          </w:p>
        </w:tc>
        <w:tc>
          <w:tcPr>
            <w:tcW w:w="2071" w:type="dxa"/>
            <w:shd w:val="clear" w:color="auto" w:fill="auto"/>
            <w:vAlign w:val="center"/>
          </w:tcPr>
          <w:p w14:paraId="079F9955" w14:textId="77777777" w:rsidR="000A6A79" w:rsidRPr="00075D65" w:rsidRDefault="000A6A79" w:rsidP="005B7790">
            <w:pPr>
              <w:spacing w:line="276" w:lineRule="auto"/>
              <w:jc w:val="center"/>
              <w:rPr>
                <w:ins w:id="361" w:author="user" w:date="2026-04-18T20:08:00Z"/>
                <w:sz w:val="20"/>
              </w:rPr>
            </w:pPr>
            <w:ins w:id="362" w:author="user" w:date="2026-04-18T20:08:00Z">
              <w:r w:rsidRPr="00075D65">
                <w:rPr>
                  <w:sz w:val="20"/>
                </w:rPr>
                <w:t>Имеется</w:t>
              </w:r>
            </w:ins>
          </w:p>
        </w:tc>
        <w:tc>
          <w:tcPr>
            <w:tcW w:w="1852" w:type="dxa"/>
            <w:shd w:val="clear" w:color="auto" w:fill="auto"/>
            <w:vAlign w:val="center"/>
          </w:tcPr>
          <w:p w14:paraId="10CA1970" w14:textId="77777777" w:rsidR="000A6A79" w:rsidRPr="00075D65" w:rsidRDefault="000A6A79" w:rsidP="005B7790">
            <w:pPr>
              <w:spacing w:line="276" w:lineRule="auto"/>
              <w:jc w:val="center"/>
              <w:rPr>
                <w:ins w:id="363" w:author="user" w:date="2026-04-18T20:08:00Z"/>
                <w:sz w:val="20"/>
              </w:rPr>
            </w:pPr>
            <w:ins w:id="364" w:author="user" w:date="2026-04-18T20:08:00Z">
              <w:r w:rsidRPr="00075D65">
                <w:rPr>
                  <w:sz w:val="20"/>
                </w:rPr>
                <w:t>Отсутствует</w:t>
              </w:r>
            </w:ins>
          </w:p>
        </w:tc>
        <w:tc>
          <w:tcPr>
            <w:tcW w:w="1706" w:type="dxa"/>
            <w:vMerge/>
            <w:shd w:val="clear" w:color="auto" w:fill="auto"/>
            <w:vAlign w:val="center"/>
          </w:tcPr>
          <w:p w14:paraId="343EA312" w14:textId="77777777" w:rsidR="000A6A79" w:rsidRPr="00075D65" w:rsidRDefault="000A6A79" w:rsidP="005B7790">
            <w:pPr>
              <w:spacing w:line="360" w:lineRule="auto"/>
              <w:jc w:val="center"/>
              <w:rPr>
                <w:ins w:id="365" w:author="user" w:date="2026-04-18T20:08:00Z"/>
              </w:rPr>
            </w:pPr>
          </w:p>
        </w:tc>
      </w:tr>
      <w:tr w:rsidR="000A6A79" w:rsidRPr="00075D65" w14:paraId="310D5041" w14:textId="77777777" w:rsidTr="005B7790">
        <w:trPr>
          <w:ins w:id="366" w:author="user" w:date="2026-04-18T20:08:00Z"/>
        </w:trPr>
        <w:tc>
          <w:tcPr>
            <w:tcW w:w="2010" w:type="dxa"/>
            <w:shd w:val="clear" w:color="auto" w:fill="auto"/>
            <w:vAlign w:val="center"/>
          </w:tcPr>
          <w:p w14:paraId="203364B9" w14:textId="77777777" w:rsidR="000A6A79" w:rsidRPr="00075D65" w:rsidRDefault="000A6A79" w:rsidP="005B7790">
            <w:pPr>
              <w:spacing w:line="276" w:lineRule="auto"/>
              <w:jc w:val="center"/>
              <w:rPr>
                <w:ins w:id="367" w:author="user" w:date="2026-04-18T20:08:00Z"/>
                <w:sz w:val="20"/>
              </w:rPr>
            </w:pPr>
            <w:ins w:id="368" w:author="user" w:date="2026-04-18T20:08:00Z">
              <w:r w:rsidRPr="00075D65">
                <w:rPr>
                  <w:sz w:val="20"/>
                </w:rPr>
                <w:t>Способ хранения записи об активах, о транзакциях с ними совершаемых</w:t>
              </w:r>
            </w:ins>
          </w:p>
        </w:tc>
        <w:tc>
          <w:tcPr>
            <w:tcW w:w="1706" w:type="dxa"/>
            <w:shd w:val="clear" w:color="auto" w:fill="auto"/>
            <w:vAlign w:val="center"/>
          </w:tcPr>
          <w:p w14:paraId="6EABC1E1" w14:textId="77777777" w:rsidR="000A6A79" w:rsidRPr="00075D65" w:rsidRDefault="000A6A79" w:rsidP="005B7790">
            <w:pPr>
              <w:spacing w:line="276" w:lineRule="auto"/>
              <w:jc w:val="center"/>
              <w:rPr>
                <w:ins w:id="369" w:author="user" w:date="2026-04-18T20:08:00Z"/>
                <w:sz w:val="20"/>
              </w:rPr>
            </w:pPr>
            <w:ins w:id="370" w:author="user" w:date="2026-04-18T20:08:00Z">
              <w:r w:rsidRPr="00075D65">
                <w:rPr>
                  <w:sz w:val="20"/>
                </w:rPr>
                <w:t xml:space="preserve">Распределенный </w:t>
              </w:r>
            </w:ins>
          </w:p>
        </w:tc>
        <w:tc>
          <w:tcPr>
            <w:tcW w:w="2071" w:type="dxa"/>
            <w:shd w:val="clear" w:color="auto" w:fill="auto"/>
            <w:vAlign w:val="center"/>
          </w:tcPr>
          <w:p w14:paraId="4E39C92D" w14:textId="77777777" w:rsidR="000A6A79" w:rsidRPr="00075D65" w:rsidRDefault="000A6A79" w:rsidP="005B7790">
            <w:pPr>
              <w:spacing w:line="276" w:lineRule="auto"/>
              <w:jc w:val="center"/>
              <w:rPr>
                <w:ins w:id="371" w:author="user" w:date="2026-04-18T20:08:00Z"/>
                <w:sz w:val="20"/>
              </w:rPr>
            </w:pPr>
            <w:ins w:id="372" w:author="user" w:date="2026-04-18T20:08:00Z">
              <w:r w:rsidRPr="00075D65">
                <w:rPr>
                  <w:sz w:val="20"/>
                </w:rPr>
                <w:t>Распределенный</w:t>
              </w:r>
            </w:ins>
          </w:p>
        </w:tc>
        <w:tc>
          <w:tcPr>
            <w:tcW w:w="1852" w:type="dxa"/>
            <w:shd w:val="clear" w:color="auto" w:fill="auto"/>
            <w:vAlign w:val="center"/>
          </w:tcPr>
          <w:p w14:paraId="19E7A7AE" w14:textId="77777777" w:rsidR="000A6A79" w:rsidRPr="00075D65" w:rsidRDefault="000A6A79" w:rsidP="005B7790">
            <w:pPr>
              <w:spacing w:line="276" w:lineRule="auto"/>
              <w:jc w:val="center"/>
              <w:rPr>
                <w:ins w:id="373" w:author="user" w:date="2026-04-18T20:08:00Z"/>
                <w:sz w:val="20"/>
              </w:rPr>
            </w:pPr>
            <w:ins w:id="374" w:author="user" w:date="2026-04-18T20:08:00Z">
              <w:r w:rsidRPr="00075D65">
                <w:rPr>
                  <w:sz w:val="20"/>
                </w:rPr>
                <w:t xml:space="preserve">Централизованный </w:t>
              </w:r>
            </w:ins>
          </w:p>
        </w:tc>
        <w:tc>
          <w:tcPr>
            <w:tcW w:w="1706" w:type="dxa"/>
            <w:vMerge/>
            <w:shd w:val="clear" w:color="auto" w:fill="auto"/>
            <w:vAlign w:val="center"/>
          </w:tcPr>
          <w:p w14:paraId="67187A00" w14:textId="77777777" w:rsidR="000A6A79" w:rsidRPr="00075D65" w:rsidRDefault="000A6A79" w:rsidP="005B7790">
            <w:pPr>
              <w:spacing w:line="360" w:lineRule="auto"/>
              <w:jc w:val="center"/>
              <w:rPr>
                <w:ins w:id="375" w:author="user" w:date="2026-04-18T20:08:00Z"/>
              </w:rPr>
            </w:pPr>
          </w:p>
        </w:tc>
      </w:tr>
      <w:tr w:rsidR="000A6A79" w:rsidRPr="00075D65" w14:paraId="6B6C0088" w14:textId="77777777" w:rsidTr="005B7790">
        <w:trPr>
          <w:ins w:id="376" w:author="user" w:date="2026-04-18T20:08:00Z"/>
        </w:trPr>
        <w:tc>
          <w:tcPr>
            <w:tcW w:w="2010" w:type="dxa"/>
            <w:shd w:val="clear" w:color="auto" w:fill="auto"/>
            <w:vAlign w:val="center"/>
          </w:tcPr>
          <w:p w14:paraId="66CCA9EC" w14:textId="77777777" w:rsidR="000A6A79" w:rsidRPr="00075D65" w:rsidRDefault="000A6A79" w:rsidP="005B7790">
            <w:pPr>
              <w:spacing w:line="276" w:lineRule="auto"/>
              <w:jc w:val="center"/>
              <w:rPr>
                <w:ins w:id="377" w:author="user" w:date="2026-04-18T20:08:00Z"/>
                <w:sz w:val="20"/>
              </w:rPr>
            </w:pPr>
            <w:ins w:id="378" w:author="user" w:date="2026-04-18T20:08:00Z">
              <w:r w:rsidRPr="00075D65">
                <w:rPr>
                  <w:sz w:val="20"/>
                </w:rPr>
                <w:t>Возможность прямого управления активом из информационной системы</w:t>
              </w:r>
            </w:ins>
          </w:p>
        </w:tc>
        <w:tc>
          <w:tcPr>
            <w:tcW w:w="1706" w:type="dxa"/>
            <w:shd w:val="clear" w:color="auto" w:fill="auto"/>
            <w:vAlign w:val="center"/>
          </w:tcPr>
          <w:p w14:paraId="549FBA8B" w14:textId="77777777" w:rsidR="000A6A79" w:rsidRPr="00075D65" w:rsidRDefault="000A6A79" w:rsidP="005B7790">
            <w:pPr>
              <w:spacing w:line="276" w:lineRule="auto"/>
              <w:jc w:val="center"/>
              <w:rPr>
                <w:ins w:id="379" w:author="user" w:date="2026-04-18T20:08:00Z"/>
                <w:sz w:val="20"/>
              </w:rPr>
            </w:pPr>
            <w:ins w:id="380" w:author="user" w:date="2026-04-18T20:08:00Z">
              <w:r w:rsidRPr="00075D65">
                <w:rPr>
                  <w:sz w:val="20"/>
                </w:rPr>
                <w:t>Да</w:t>
              </w:r>
            </w:ins>
          </w:p>
        </w:tc>
        <w:tc>
          <w:tcPr>
            <w:tcW w:w="2071" w:type="dxa"/>
            <w:shd w:val="clear" w:color="auto" w:fill="auto"/>
            <w:vAlign w:val="center"/>
          </w:tcPr>
          <w:p w14:paraId="0EC45159" w14:textId="77777777" w:rsidR="000A6A79" w:rsidRPr="00075D65" w:rsidRDefault="000A6A79" w:rsidP="005B7790">
            <w:pPr>
              <w:spacing w:line="276" w:lineRule="auto"/>
              <w:jc w:val="center"/>
              <w:rPr>
                <w:ins w:id="381" w:author="user" w:date="2026-04-18T20:08:00Z"/>
                <w:sz w:val="20"/>
              </w:rPr>
            </w:pPr>
            <w:ins w:id="382" w:author="user" w:date="2026-04-18T20:08:00Z">
              <w:r w:rsidRPr="00075D65">
                <w:rPr>
                  <w:sz w:val="20"/>
                </w:rPr>
                <w:t>Да</w:t>
              </w:r>
            </w:ins>
          </w:p>
        </w:tc>
        <w:tc>
          <w:tcPr>
            <w:tcW w:w="1852" w:type="dxa"/>
            <w:shd w:val="clear" w:color="auto" w:fill="auto"/>
            <w:vAlign w:val="center"/>
          </w:tcPr>
          <w:p w14:paraId="1C71778F" w14:textId="77777777" w:rsidR="000A6A79" w:rsidRPr="00075D65" w:rsidRDefault="000A6A79" w:rsidP="005B7790">
            <w:pPr>
              <w:spacing w:line="276" w:lineRule="auto"/>
              <w:jc w:val="center"/>
              <w:rPr>
                <w:ins w:id="383" w:author="user" w:date="2026-04-18T20:08:00Z"/>
                <w:sz w:val="20"/>
              </w:rPr>
            </w:pPr>
          </w:p>
          <w:p w14:paraId="48047394" w14:textId="77777777" w:rsidR="000A6A79" w:rsidRPr="00075D65" w:rsidRDefault="000A6A79" w:rsidP="005B7790">
            <w:pPr>
              <w:spacing w:line="276" w:lineRule="auto"/>
              <w:jc w:val="center"/>
              <w:rPr>
                <w:ins w:id="384" w:author="user" w:date="2026-04-18T20:08:00Z"/>
                <w:sz w:val="20"/>
              </w:rPr>
            </w:pPr>
            <w:ins w:id="385" w:author="user" w:date="2026-04-18T20:08:00Z">
              <w:r w:rsidRPr="00075D65">
                <w:rPr>
                  <w:sz w:val="20"/>
                </w:rPr>
                <w:t>Нет</w:t>
              </w:r>
            </w:ins>
          </w:p>
          <w:p w14:paraId="6DD2CB4E" w14:textId="77777777" w:rsidR="000A6A79" w:rsidRPr="00075D65" w:rsidRDefault="000A6A79" w:rsidP="005B7790">
            <w:pPr>
              <w:spacing w:line="276" w:lineRule="auto"/>
              <w:jc w:val="center"/>
              <w:rPr>
                <w:ins w:id="386" w:author="user" w:date="2026-04-18T20:08:00Z"/>
                <w:sz w:val="20"/>
              </w:rPr>
            </w:pPr>
          </w:p>
        </w:tc>
        <w:tc>
          <w:tcPr>
            <w:tcW w:w="1706" w:type="dxa"/>
            <w:vMerge/>
            <w:shd w:val="clear" w:color="auto" w:fill="auto"/>
            <w:vAlign w:val="center"/>
          </w:tcPr>
          <w:p w14:paraId="4ACE67AC" w14:textId="77777777" w:rsidR="000A6A79" w:rsidRPr="00075D65" w:rsidRDefault="000A6A79" w:rsidP="005B7790">
            <w:pPr>
              <w:spacing w:line="360" w:lineRule="auto"/>
              <w:jc w:val="center"/>
              <w:rPr>
                <w:ins w:id="387" w:author="user" w:date="2026-04-18T20:08:00Z"/>
              </w:rPr>
            </w:pPr>
          </w:p>
        </w:tc>
      </w:tr>
      <w:tr w:rsidR="000A6A79" w:rsidRPr="00075D65" w14:paraId="7290D7C8" w14:textId="77777777" w:rsidTr="005B7790">
        <w:trPr>
          <w:ins w:id="388" w:author="user" w:date="2026-04-18T20:08:00Z"/>
        </w:trPr>
        <w:tc>
          <w:tcPr>
            <w:tcW w:w="2010" w:type="dxa"/>
            <w:shd w:val="clear" w:color="auto" w:fill="auto"/>
            <w:vAlign w:val="center"/>
          </w:tcPr>
          <w:p w14:paraId="295D5373" w14:textId="77777777" w:rsidR="000A6A79" w:rsidRPr="00075D65" w:rsidRDefault="000A6A79" w:rsidP="005B7790">
            <w:pPr>
              <w:spacing w:line="276" w:lineRule="auto"/>
              <w:jc w:val="center"/>
              <w:rPr>
                <w:ins w:id="389" w:author="user" w:date="2026-04-18T20:08:00Z"/>
                <w:sz w:val="20"/>
              </w:rPr>
            </w:pPr>
            <w:ins w:id="390" w:author="user" w:date="2026-04-18T20:08:00Z">
              <w:r w:rsidRPr="00075D65">
                <w:rPr>
                  <w:sz w:val="20"/>
                </w:rPr>
                <w:t xml:space="preserve">Возможность автоматизированных расчетов </w:t>
              </w:r>
            </w:ins>
          </w:p>
        </w:tc>
        <w:tc>
          <w:tcPr>
            <w:tcW w:w="1706" w:type="dxa"/>
            <w:shd w:val="clear" w:color="auto" w:fill="auto"/>
            <w:vAlign w:val="center"/>
          </w:tcPr>
          <w:p w14:paraId="7C5727EF" w14:textId="77777777" w:rsidR="000A6A79" w:rsidRPr="00075D65" w:rsidRDefault="000A6A79" w:rsidP="005B7790">
            <w:pPr>
              <w:spacing w:line="276" w:lineRule="auto"/>
              <w:jc w:val="center"/>
              <w:rPr>
                <w:ins w:id="391" w:author="user" w:date="2026-04-18T20:08:00Z"/>
                <w:sz w:val="20"/>
              </w:rPr>
            </w:pPr>
            <w:ins w:id="392" w:author="user" w:date="2026-04-18T20:08:00Z">
              <w:r w:rsidRPr="00075D65">
                <w:rPr>
                  <w:sz w:val="20"/>
                </w:rPr>
                <w:t>Да</w:t>
              </w:r>
            </w:ins>
          </w:p>
        </w:tc>
        <w:tc>
          <w:tcPr>
            <w:tcW w:w="2071" w:type="dxa"/>
            <w:shd w:val="clear" w:color="auto" w:fill="auto"/>
            <w:vAlign w:val="center"/>
          </w:tcPr>
          <w:p w14:paraId="36A3EEC4" w14:textId="77777777" w:rsidR="000A6A79" w:rsidRPr="00075D65" w:rsidRDefault="000A6A79" w:rsidP="005B7790">
            <w:pPr>
              <w:spacing w:line="276" w:lineRule="auto"/>
              <w:jc w:val="center"/>
              <w:rPr>
                <w:ins w:id="393" w:author="user" w:date="2026-04-18T20:08:00Z"/>
                <w:sz w:val="20"/>
              </w:rPr>
            </w:pPr>
            <w:ins w:id="394" w:author="user" w:date="2026-04-18T20:08:00Z">
              <w:r w:rsidRPr="00075D65">
                <w:rPr>
                  <w:sz w:val="20"/>
                </w:rPr>
                <w:t>Да</w:t>
              </w:r>
            </w:ins>
          </w:p>
        </w:tc>
        <w:tc>
          <w:tcPr>
            <w:tcW w:w="1852" w:type="dxa"/>
            <w:shd w:val="clear" w:color="auto" w:fill="auto"/>
            <w:vAlign w:val="center"/>
          </w:tcPr>
          <w:p w14:paraId="4A0BA141" w14:textId="77777777" w:rsidR="000A6A79" w:rsidRPr="00075D65" w:rsidRDefault="000A6A79" w:rsidP="005B7790">
            <w:pPr>
              <w:spacing w:line="276" w:lineRule="auto"/>
              <w:jc w:val="center"/>
              <w:rPr>
                <w:ins w:id="395" w:author="user" w:date="2026-04-18T20:08:00Z"/>
                <w:sz w:val="20"/>
              </w:rPr>
            </w:pPr>
          </w:p>
          <w:p w14:paraId="3B362277" w14:textId="77777777" w:rsidR="000A6A79" w:rsidRPr="00075D65" w:rsidRDefault="000A6A79" w:rsidP="005B7790">
            <w:pPr>
              <w:spacing w:line="276" w:lineRule="auto"/>
              <w:jc w:val="center"/>
              <w:rPr>
                <w:ins w:id="396" w:author="user" w:date="2026-04-18T20:08:00Z"/>
                <w:sz w:val="20"/>
              </w:rPr>
            </w:pPr>
            <w:ins w:id="397" w:author="user" w:date="2026-04-18T20:08:00Z">
              <w:r w:rsidRPr="00075D65">
                <w:rPr>
                  <w:sz w:val="20"/>
                </w:rPr>
                <w:t>Нет</w:t>
              </w:r>
            </w:ins>
          </w:p>
          <w:p w14:paraId="26D4FFA1" w14:textId="77777777" w:rsidR="000A6A79" w:rsidRPr="00075D65" w:rsidRDefault="000A6A79" w:rsidP="005B7790">
            <w:pPr>
              <w:spacing w:line="276" w:lineRule="auto"/>
              <w:jc w:val="center"/>
              <w:rPr>
                <w:ins w:id="398" w:author="user" w:date="2026-04-18T20:08:00Z"/>
                <w:sz w:val="20"/>
              </w:rPr>
            </w:pPr>
          </w:p>
        </w:tc>
        <w:tc>
          <w:tcPr>
            <w:tcW w:w="1706" w:type="dxa"/>
            <w:vMerge/>
            <w:shd w:val="clear" w:color="auto" w:fill="auto"/>
            <w:vAlign w:val="center"/>
          </w:tcPr>
          <w:p w14:paraId="545F9981" w14:textId="77777777" w:rsidR="000A6A79" w:rsidRPr="00075D65" w:rsidRDefault="000A6A79" w:rsidP="005B7790">
            <w:pPr>
              <w:spacing w:line="360" w:lineRule="auto"/>
              <w:jc w:val="center"/>
              <w:rPr>
                <w:ins w:id="399" w:author="user" w:date="2026-04-18T20:08:00Z"/>
              </w:rPr>
            </w:pPr>
          </w:p>
        </w:tc>
      </w:tr>
    </w:tbl>
    <w:p w14:paraId="39B2FF67" w14:textId="77777777" w:rsidR="000A6A79" w:rsidRPr="00075D65" w:rsidRDefault="000A6A79" w:rsidP="000A6A79">
      <w:pPr>
        <w:spacing w:before="240" w:line="360" w:lineRule="auto"/>
        <w:ind w:firstLine="709"/>
        <w:jc w:val="both"/>
        <w:rPr>
          <w:ins w:id="400" w:author="user" w:date="2026-04-18T20:08:00Z"/>
          <w:sz w:val="28"/>
        </w:rPr>
      </w:pPr>
      <w:ins w:id="401" w:author="user" w:date="2026-04-18T20:08:00Z">
        <w:r w:rsidRPr="00075D65">
          <w:rPr>
            <w:sz w:val="28"/>
          </w:rPr>
          <w:t xml:space="preserve">Таким образом, неразрывная связь </w:t>
        </w:r>
        <w:r w:rsidRPr="00075D65">
          <w:rPr>
            <w:color w:val="000000" w:themeColor="text1"/>
            <w:sz w:val="28"/>
          </w:rPr>
          <w:t>криптоактива</w:t>
        </w:r>
        <w:r w:rsidRPr="00075D65">
          <w:rPr>
            <w:sz w:val="28"/>
          </w:rPr>
          <w:t xml:space="preserve"> с технологией распределенного реестра обеспечивает следующие характерные для него свойства: </w:t>
        </w:r>
      </w:ins>
    </w:p>
    <w:p w14:paraId="22FCF40D" w14:textId="77777777" w:rsidR="000A6A79" w:rsidRPr="00075D65" w:rsidRDefault="000A6A79" w:rsidP="000A6A79">
      <w:pPr>
        <w:spacing w:line="360" w:lineRule="auto"/>
        <w:ind w:firstLine="709"/>
        <w:jc w:val="both"/>
        <w:rPr>
          <w:ins w:id="402" w:author="user" w:date="2026-04-18T20:08:00Z"/>
          <w:sz w:val="28"/>
        </w:rPr>
      </w:pPr>
      <w:ins w:id="403" w:author="user" w:date="2026-04-18T20:08:00Z">
        <w:r w:rsidRPr="00075D65">
          <w:rPr>
            <w:sz w:val="28"/>
          </w:rPr>
          <w:t xml:space="preserve">- особый способ хранения информации об операциях, совершенных с ним, эффективное автоматизированное управление </w:t>
        </w:r>
        <w:proofErr w:type="spellStart"/>
        <w:r w:rsidRPr="00075D65">
          <w:rPr>
            <w:sz w:val="28"/>
          </w:rPr>
          <w:t>криптоактивом</w:t>
        </w:r>
        <w:proofErr w:type="spellEnd"/>
        <w:r w:rsidRPr="00075D65">
          <w:rPr>
            <w:sz w:val="28"/>
          </w:rPr>
          <w:t xml:space="preserve"> с использованием смарт-контрактов;</w:t>
        </w:r>
      </w:ins>
    </w:p>
    <w:p w14:paraId="5D2B6432" w14:textId="77777777" w:rsidR="000A6A79" w:rsidRPr="00075D65" w:rsidRDefault="000A6A79" w:rsidP="000A6A79">
      <w:pPr>
        <w:spacing w:line="360" w:lineRule="auto"/>
        <w:ind w:firstLine="709"/>
        <w:jc w:val="both"/>
        <w:rPr>
          <w:ins w:id="404" w:author="user" w:date="2026-04-18T20:08:00Z"/>
          <w:color w:val="000000" w:themeColor="text1"/>
          <w:sz w:val="28"/>
        </w:rPr>
      </w:pPr>
      <w:ins w:id="405" w:author="user" w:date="2026-04-18T20:08:00Z">
        <w:r w:rsidRPr="00075D65">
          <w:rPr>
            <w:color w:val="000000" w:themeColor="text1"/>
            <w:sz w:val="28"/>
          </w:rPr>
          <w:lastRenderedPageBreak/>
          <w:t xml:space="preserve">- особый режим доступа и распоряжения лица(-ом) к </w:t>
        </w:r>
        <w:proofErr w:type="spellStart"/>
        <w:r w:rsidRPr="00075D65">
          <w:rPr>
            <w:color w:val="000000" w:themeColor="text1"/>
            <w:sz w:val="28"/>
          </w:rPr>
          <w:t>криптоактиву</w:t>
        </w:r>
        <w:proofErr w:type="spellEnd"/>
        <w:r w:rsidRPr="00075D65">
          <w:rPr>
            <w:color w:val="000000" w:themeColor="text1"/>
            <w:sz w:val="28"/>
          </w:rPr>
          <w:t>(-ом) без участия или с минимальным участием третьих лиц, с использованием или без использования посреднических финансовых институтов (</w:t>
        </w:r>
        <w:proofErr w:type="spellStart"/>
        <w:r w:rsidRPr="00075D65">
          <w:rPr>
            <w:color w:val="000000" w:themeColor="text1"/>
            <w:sz w:val="28"/>
          </w:rPr>
          <w:t>криптоплатформ</w:t>
        </w:r>
        <w:proofErr w:type="spellEnd"/>
        <w:r w:rsidRPr="00075D65">
          <w:rPr>
            <w:color w:val="000000" w:themeColor="text1"/>
            <w:sz w:val="28"/>
          </w:rPr>
          <w:t xml:space="preserve">) в информационной среде, заслуживающей доверие пользователей, благодаря свойствам, обеспечиваемым технологией распределенного реестра </w:t>
        </w:r>
        <w:r w:rsidRPr="00075D65">
          <w:rPr>
            <w:sz w:val="28"/>
            <w:szCs w:val="28"/>
          </w:rPr>
          <w:t>[1; с. 37]</w:t>
        </w:r>
        <w:r w:rsidRPr="00075D65">
          <w:rPr>
            <w:color w:val="000000" w:themeColor="text1"/>
            <w:sz w:val="28"/>
          </w:rPr>
          <w:t>.</w:t>
        </w:r>
      </w:ins>
    </w:p>
    <w:p w14:paraId="16E511B2" w14:textId="77777777" w:rsidR="000A6A79" w:rsidRPr="00783E9B" w:rsidRDefault="000A6A79" w:rsidP="00133FA8">
      <w:pPr>
        <w:spacing w:after="240" w:line="360" w:lineRule="auto"/>
        <w:ind w:firstLine="709"/>
        <w:contextualSpacing/>
        <w:jc w:val="both"/>
        <w:rPr>
          <w:ins w:id="406" w:author="user" w:date="2026-04-18T19:53:00Z"/>
          <w:rFonts w:ascii="Times New Roman" w:hAnsi="Times New Roman" w:cs="Times New Roman"/>
          <w:sz w:val="28"/>
        </w:rPr>
      </w:pPr>
    </w:p>
    <w:p w14:paraId="2DD24D98" w14:textId="15E4F196" w:rsidR="00BD4EC2" w:rsidRPr="00AB08BB" w:rsidDel="00796BD0" w:rsidRDefault="00BD4EC2" w:rsidP="00A101DA">
      <w:pPr>
        <w:spacing w:after="240" w:line="360" w:lineRule="auto"/>
        <w:ind w:firstLine="709"/>
        <w:contextualSpacing/>
        <w:jc w:val="both"/>
        <w:rPr>
          <w:del w:id="407" w:author="user" w:date="2026-04-17T09:40:00Z"/>
          <w:rFonts w:ascii="Times New Roman" w:hAnsi="Times New Roman" w:cs="Times New Roman"/>
          <w:sz w:val="28"/>
        </w:rPr>
      </w:pPr>
    </w:p>
    <w:p w14:paraId="3E072B31" w14:textId="076AA8A3" w:rsidR="00783E9B" w:rsidRPr="00783E9B" w:rsidDel="001F1695" w:rsidRDefault="00783E9B" w:rsidP="00A101DA">
      <w:pPr>
        <w:spacing w:after="240" w:line="360" w:lineRule="auto"/>
        <w:ind w:firstLine="709"/>
        <w:contextualSpacing/>
        <w:jc w:val="both"/>
        <w:rPr>
          <w:del w:id="408" w:author="user" w:date="2026-04-18T19:39:00Z"/>
          <w:rFonts w:ascii="Times New Roman" w:hAnsi="Times New Roman" w:cs="Times New Roman"/>
          <w:sz w:val="28"/>
        </w:rPr>
      </w:pPr>
    </w:p>
    <w:p w14:paraId="611EB782" w14:textId="77777777" w:rsidR="001F1695" w:rsidRDefault="001F1695" w:rsidP="00A101DA">
      <w:pPr>
        <w:spacing w:before="240" w:line="360" w:lineRule="auto"/>
        <w:ind w:firstLine="709"/>
        <w:contextualSpacing/>
        <w:jc w:val="both"/>
        <w:rPr>
          <w:ins w:id="409" w:author="user" w:date="2026-04-18T19:40:00Z"/>
          <w:rFonts w:ascii="Times New Roman" w:hAnsi="Times New Roman" w:cs="Times New Roman"/>
          <w:b/>
          <w:bCs/>
          <w:i/>
          <w:sz w:val="28"/>
        </w:rPr>
      </w:pPr>
    </w:p>
    <w:p w14:paraId="0B008F67" w14:textId="21D41B0E" w:rsidR="009001B0" w:rsidRPr="00A101DA" w:rsidRDefault="009001B0" w:rsidP="00A101DA">
      <w:pPr>
        <w:spacing w:before="240" w:line="360" w:lineRule="auto"/>
        <w:ind w:firstLine="709"/>
        <w:contextualSpacing/>
        <w:jc w:val="both"/>
        <w:rPr>
          <w:rFonts w:ascii="Times New Roman" w:hAnsi="Times New Roman" w:cs="Times New Roman"/>
          <w:b/>
          <w:bCs/>
          <w:i/>
          <w:sz w:val="28"/>
        </w:rPr>
      </w:pPr>
      <w:r w:rsidRPr="00A101DA">
        <w:rPr>
          <w:rFonts w:ascii="Times New Roman" w:hAnsi="Times New Roman" w:cs="Times New Roman"/>
          <w:b/>
          <w:bCs/>
          <w:i/>
          <w:sz w:val="28"/>
        </w:rPr>
        <w:t xml:space="preserve">Правовой режим криптоактивов в </w:t>
      </w:r>
      <w:r w:rsidR="00D136D6" w:rsidRPr="00A101DA">
        <w:rPr>
          <w:rFonts w:ascii="Times New Roman" w:hAnsi="Times New Roman" w:cs="Times New Roman"/>
          <w:b/>
          <w:bCs/>
          <w:i/>
          <w:sz w:val="28"/>
        </w:rPr>
        <w:t xml:space="preserve">России </w:t>
      </w:r>
      <w:r w:rsidRPr="00A101DA">
        <w:rPr>
          <w:rFonts w:ascii="Times New Roman" w:hAnsi="Times New Roman" w:cs="Times New Roman"/>
          <w:b/>
          <w:bCs/>
          <w:i/>
          <w:sz w:val="28"/>
        </w:rPr>
        <w:t xml:space="preserve"> </w:t>
      </w:r>
    </w:p>
    <w:p w14:paraId="2F8A21CF" w14:textId="77777777" w:rsidR="009001B0" w:rsidRPr="007368BF" w:rsidDel="00B27509" w:rsidRDefault="009001B0" w:rsidP="009001B0">
      <w:pPr>
        <w:pStyle w:val="10"/>
        <w:spacing w:line="360" w:lineRule="auto"/>
        <w:ind w:firstLine="740"/>
        <w:jc w:val="both"/>
        <w:rPr>
          <w:sz w:val="28"/>
        </w:rPr>
      </w:pPr>
      <w:r w:rsidRPr="007368BF" w:rsidDel="00B27509">
        <w:rPr>
          <w:sz w:val="28"/>
        </w:rPr>
        <w:t xml:space="preserve">В законодательстве Российской Федерации категория «криптоактив» не закреплена, однако по признаку связи с распределенным реестром в нее могут быть включены цифровые права и цифровая валюта (далее при совместном упоминании – криптоактивы).  </w:t>
      </w:r>
    </w:p>
    <w:p w14:paraId="613FCF4C" w14:textId="6A2F2CC2" w:rsidR="009001B0" w:rsidRDefault="009001B0" w:rsidP="009001B0">
      <w:pPr>
        <w:spacing w:line="360" w:lineRule="auto"/>
        <w:ind w:firstLine="709"/>
        <w:jc w:val="both"/>
        <w:rPr>
          <w:rFonts w:ascii="Times New Roman" w:eastAsia="Times New Roman" w:hAnsi="Times New Roman" w:cs="Times New Roman"/>
          <w:color w:val="000000"/>
          <w:sz w:val="28"/>
          <w:szCs w:val="20"/>
          <w:lang w:eastAsia="ru-RU"/>
        </w:rPr>
      </w:pPr>
      <w:r w:rsidRPr="007368BF">
        <w:rPr>
          <w:rFonts w:ascii="Times New Roman" w:eastAsia="Times New Roman" w:hAnsi="Times New Roman" w:cs="Times New Roman"/>
          <w:color w:val="000000"/>
          <w:sz w:val="28"/>
          <w:szCs w:val="20"/>
          <w:lang w:eastAsia="ru-RU"/>
        </w:rPr>
        <w:t xml:space="preserve">Особенности регулирования криптоактивов в Российской </w:t>
      </w:r>
      <w:r w:rsidR="00D136D6" w:rsidRPr="007368BF">
        <w:rPr>
          <w:rFonts w:ascii="Times New Roman" w:eastAsia="Times New Roman" w:hAnsi="Times New Roman" w:cs="Times New Roman"/>
          <w:color w:val="000000"/>
          <w:sz w:val="28"/>
          <w:szCs w:val="20"/>
          <w:lang w:eastAsia="ru-RU"/>
        </w:rPr>
        <w:t>Федерации представлены</w:t>
      </w:r>
      <w:r w:rsidRPr="007368BF">
        <w:rPr>
          <w:rFonts w:ascii="Times New Roman" w:eastAsia="Times New Roman" w:hAnsi="Times New Roman" w:cs="Times New Roman"/>
          <w:color w:val="000000"/>
          <w:sz w:val="28"/>
          <w:szCs w:val="20"/>
          <w:lang w:eastAsia="ru-RU"/>
        </w:rPr>
        <w:t xml:space="preserve"> в Таблице 1.</w:t>
      </w:r>
    </w:p>
    <w:p w14:paraId="6800934A" w14:textId="77777777" w:rsidR="009001B0" w:rsidRDefault="009001B0" w:rsidP="009001B0">
      <w:pPr>
        <w:spacing w:after="160" w:line="259" w:lineRule="auto"/>
        <w:rPr>
          <w:rFonts w:ascii="Times New Roman" w:eastAsia="Times New Roman" w:hAnsi="Times New Roman" w:cs="Times New Roman"/>
          <w:color w:val="000000"/>
          <w:sz w:val="28"/>
          <w:szCs w:val="20"/>
          <w:lang w:eastAsia="ru-RU"/>
        </w:rPr>
      </w:pPr>
    </w:p>
    <w:p w14:paraId="791F614F" w14:textId="77777777" w:rsidR="009001B0" w:rsidRDefault="009001B0" w:rsidP="009001B0">
      <w:pPr>
        <w:ind w:firstLine="709"/>
        <w:contextualSpacing/>
        <w:jc w:val="center"/>
        <w:rPr>
          <w:rFonts w:ascii="Times New Roman" w:eastAsia="Times New Roman" w:hAnsi="Times New Roman" w:cs="Times New Roman"/>
          <w:color w:val="000000"/>
          <w:sz w:val="28"/>
          <w:szCs w:val="20"/>
          <w:lang w:eastAsia="ru-RU"/>
        </w:rPr>
        <w:sectPr w:rsidR="009001B0" w:rsidSect="00DD657A">
          <w:headerReference w:type="default" r:id="rId12"/>
          <w:headerReference w:type="first" r:id="rId13"/>
          <w:pgSz w:w="11906" w:h="16838"/>
          <w:pgMar w:top="1134" w:right="850" w:bottom="1134" w:left="1701" w:header="708" w:footer="708" w:gutter="0"/>
          <w:cols w:space="708"/>
          <w:titlePg/>
          <w:docGrid w:linePitch="360"/>
        </w:sectPr>
      </w:pPr>
    </w:p>
    <w:p w14:paraId="43E51553" w14:textId="77BC1433" w:rsidR="009001B0" w:rsidRPr="002815E0" w:rsidRDefault="009001B0" w:rsidP="009001B0">
      <w:pPr>
        <w:ind w:firstLine="709"/>
        <w:contextualSpacing/>
        <w:jc w:val="center"/>
        <w:rPr>
          <w:rFonts w:ascii="Times New Roman" w:hAnsi="Times New Roman" w:cs="Times New Roman"/>
          <w:bCs/>
          <w:sz w:val="28"/>
          <w:szCs w:val="24"/>
        </w:rPr>
      </w:pPr>
      <w:r w:rsidRPr="002815E0">
        <w:rPr>
          <w:rFonts w:ascii="Times New Roman" w:hAnsi="Times New Roman" w:cs="Times New Roman"/>
          <w:bCs/>
          <w:sz w:val="28"/>
          <w:szCs w:val="24"/>
        </w:rPr>
        <w:lastRenderedPageBreak/>
        <w:t xml:space="preserve">Регулируемые виды криптоактивов в </w:t>
      </w:r>
      <w:r w:rsidR="00D136D6">
        <w:rPr>
          <w:rFonts w:ascii="Times New Roman" w:hAnsi="Times New Roman" w:cs="Times New Roman"/>
          <w:bCs/>
          <w:sz w:val="28"/>
          <w:szCs w:val="24"/>
        </w:rPr>
        <w:t xml:space="preserve">России </w:t>
      </w:r>
      <w:r w:rsidRPr="002815E0">
        <w:rPr>
          <w:rFonts w:ascii="Times New Roman" w:hAnsi="Times New Roman" w:cs="Times New Roman"/>
          <w:bCs/>
          <w:sz w:val="28"/>
          <w:szCs w:val="24"/>
        </w:rPr>
        <w:t xml:space="preserve"> </w:t>
      </w:r>
    </w:p>
    <w:p w14:paraId="466FF448" w14:textId="77777777" w:rsidR="009001B0" w:rsidRPr="002815E0" w:rsidRDefault="009001B0" w:rsidP="009001B0">
      <w:pPr>
        <w:spacing w:line="360" w:lineRule="auto"/>
        <w:ind w:firstLine="709"/>
        <w:jc w:val="right"/>
        <w:rPr>
          <w:rFonts w:ascii="Times New Roman" w:hAnsi="Times New Roman" w:cs="Times New Roman"/>
          <w:bCs/>
          <w:sz w:val="28"/>
          <w:szCs w:val="28"/>
        </w:rPr>
      </w:pPr>
      <w:r w:rsidRPr="002815E0">
        <w:rPr>
          <w:rFonts w:ascii="Times New Roman" w:hAnsi="Times New Roman" w:cs="Times New Roman"/>
          <w:bCs/>
          <w:sz w:val="28"/>
          <w:szCs w:val="28"/>
        </w:rPr>
        <w:t xml:space="preserve">Таблица 1 </w:t>
      </w:r>
    </w:p>
    <w:p w14:paraId="4FFB53E9" w14:textId="77777777" w:rsidR="009001B0" w:rsidRPr="002815E0" w:rsidRDefault="009001B0" w:rsidP="009001B0">
      <w:pPr>
        <w:ind w:firstLine="709"/>
        <w:contextualSpacing/>
        <w:rPr>
          <w:rFonts w:ascii="Times New Roman" w:hAnsi="Times New Roman" w:cs="Times New Roman"/>
          <w:sz w:val="24"/>
        </w:rPr>
      </w:pPr>
    </w:p>
    <w:tbl>
      <w:tblPr>
        <w:tblW w:w="14454" w:type="dxa"/>
        <w:tblLayout w:type="fixed"/>
        <w:tblLook w:val="04A0" w:firstRow="1" w:lastRow="0" w:firstColumn="1" w:lastColumn="0" w:noHBand="0" w:noVBand="1"/>
      </w:tblPr>
      <w:tblGrid>
        <w:gridCol w:w="2409"/>
        <w:gridCol w:w="2409"/>
        <w:gridCol w:w="2409"/>
        <w:gridCol w:w="2409"/>
        <w:gridCol w:w="2409"/>
        <w:gridCol w:w="2409"/>
      </w:tblGrid>
      <w:tr w:rsidR="009001B0" w:rsidRPr="002815E0" w14:paraId="2075CED5" w14:textId="77777777" w:rsidTr="00A101DA">
        <w:tc>
          <w:tcPr>
            <w:tcW w:w="2409" w:type="dxa"/>
            <w:vMerge w:val="restart"/>
            <w:tcBorders>
              <w:top w:val="single" w:sz="4" w:space="0" w:color="000000"/>
              <w:left w:val="single" w:sz="4" w:space="0" w:color="000000"/>
              <w:right w:val="single" w:sz="4" w:space="0" w:color="000000"/>
            </w:tcBorders>
            <w:vAlign w:val="center"/>
          </w:tcPr>
          <w:p w14:paraId="26C3E109" w14:textId="51056CEB" w:rsidR="009001B0" w:rsidRPr="002815E0" w:rsidRDefault="009001B0" w:rsidP="00D136D6">
            <w:pPr>
              <w:jc w:val="center"/>
              <w:rPr>
                <w:rFonts w:ascii="Times New Roman" w:hAnsi="Times New Roman" w:cs="Times New Roman"/>
                <w:b/>
                <w:bCs/>
                <w:sz w:val="24"/>
              </w:rPr>
            </w:pPr>
            <w:r w:rsidRPr="002815E0">
              <w:rPr>
                <w:rFonts w:ascii="Times New Roman" w:hAnsi="Times New Roman" w:cs="Times New Roman"/>
                <w:b/>
                <w:bCs/>
                <w:sz w:val="24"/>
              </w:rPr>
              <w:t>Признак/вид</w:t>
            </w:r>
          </w:p>
        </w:tc>
        <w:tc>
          <w:tcPr>
            <w:tcW w:w="2409" w:type="dxa"/>
            <w:vMerge w:val="restart"/>
            <w:tcBorders>
              <w:top w:val="single" w:sz="4" w:space="0" w:color="000000"/>
              <w:left w:val="single" w:sz="4" w:space="0" w:color="000000"/>
              <w:right w:val="single" w:sz="4" w:space="0" w:color="000000"/>
            </w:tcBorders>
            <w:vAlign w:val="center"/>
          </w:tcPr>
          <w:p w14:paraId="439CE266" w14:textId="2DA8BF9A" w:rsidR="009001B0" w:rsidRPr="002815E0" w:rsidRDefault="009001B0" w:rsidP="00A101DA">
            <w:pPr>
              <w:jc w:val="center"/>
              <w:rPr>
                <w:rFonts w:ascii="Times New Roman" w:hAnsi="Times New Roman" w:cs="Times New Roman"/>
                <w:b/>
                <w:bCs/>
                <w:sz w:val="24"/>
              </w:rPr>
            </w:pPr>
            <w:r>
              <w:rPr>
                <w:rFonts w:ascii="Times New Roman" w:hAnsi="Times New Roman" w:cs="Times New Roman"/>
                <w:b/>
                <w:bCs/>
                <w:sz w:val="24"/>
              </w:rPr>
              <w:t>Цифровой рубль</w:t>
            </w:r>
          </w:p>
        </w:tc>
        <w:tc>
          <w:tcPr>
            <w:tcW w:w="7227" w:type="dxa"/>
            <w:gridSpan w:val="3"/>
            <w:tcBorders>
              <w:top w:val="single" w:sz="4" w:space="0" w:color="000000"/>
              <w:left w:val="single" w:sz="4" w:space="0" w:color="000000"/>
              <w:bottom w:val="single" w:sz="4" w:space="0" w:color="000000"/>
              <w:right w:val="single" w:sz="4" w:space="0" w:color="000000"/>
            </w:tcBorders>
            <w:vAlign w:val="center"/>
          </w:tcPr>
          <w:p w14:paraId="5EEA87AB" w14:textId="77777777" w:rsidR="009001B0" w:rsidRDefault="009001B0" w:rsidP="00A101DA">
            <w:pPr>
              <w:jc w:val="center"/>
              <w:rPr>
                <w:rFonts w:ascii="Times New Roman" w:hAnsi="Times New Roman" w:cs="Times New Roman"/>
                <w:b/>
                <w:bCs/>
                <w:sz w:val="24"/>
              </w:rPr>
            </w:pPr>
          </w:p>
          <w:p w14:paraId="3DCB452C" w14:textId="77777777" w:rsidR="009001B0" w:rsidRDefault="009001B0" w:rsidP="00A101DA">
            <w:pPr>
              <w:jc w:val="center"/>
              <w:rPr>
                <w:rFonts w:ascii="Times New Roman" w:hAnsi="Times New Roman" w:cs="Times New Roman"/>
                <w:b/>
                <w:bCs/>
                <w:sz w:val="24"/>
              </w:rPr>
            </w:pPr>
            <w:r>
              <w:rPr>
                <w:rFonts w:ascii="Times New Roman" w:hAnsi="Times New Roman" w:cs="Times New Roman"/>
                <w:b/>
                <w:bCs/>
                <w:sz w:val="24"/>
              </w:rPr>
              <w:t>Цифровые права</w:t>
            </w:r>
          </w:p>
          <w:p w14:paraId="1F5A7731" w14:textId="77777777" w:rsidR="009001B0" w:rsidRPr="002815E0" w:rsidRDefault="009001B0" w:rsidP="00A101DA">
            <w:pPr>
              <w:jc w:val="center"/>
              <w:rPr>
                <w:rFonts w:ascii="Times New Roman" w:hAnsi="Times New Roman" w:cs="Times New Roman"/>
                <w:b/>
                <w:bCs/>
                <w:sz w:val="24"/>
              </w:rPr>
            </w:pPr>
          </w:p>
        </w:tc>
        <w:tc>
          <w:tcPr>
            <w:tcW w:w="2409" w:type="dxa"/>
            <w:vMerge w:val="restart"/>
            <w:tcBorders>
              <w:top w:val="single" w:sz="4" w:space="0" w:color="000000"/>
              <w:left w:val="single" w:sz="4" w:space="0" w:color="000000"/>
              <w:right w:val="single" w:sz="4" w:space="0" w:color="000000"/>
            </w:tcBorders>
            <w:vAlign w:val="center"/>
          </w:tcPr>
          <w:p w14:paraId="6C9B64C5" w14:textId="03B9C7EB" w:rsidR="009001B0" w:rsidRPr="00CC04CA"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Цифровая валюта</w:t>
            </w:r>
          </w:p>
        </w:tc>
      </w:tr>
      <w:tr w:rsidR="009001B0" w:rsidRPr="002815E0" w14:paraId="6A29DF71" w14:textId="77777777" w:rsidTr="00A101DA">
        <w:tc>
          <w:tcPr>
            <w:tcW w:w="2409" w:type="dxa"/>
            <w:vMerge/>
            <w:tcBorders>
              <w:left w:val="single" w:sz="4" w:space="0" w:color="000000"/>
              <w:bottom w:val="single" w:sz="4" w:space="0" w:color="000000"/>
              <w:right w:val="single" w:sz="4" w:space="0" w:color="000000"/>
            </w:tcBorders>
          </w:tcPr>
          <w:p w14:paraId="77CEDEBE" w14:textId="3A2974BD" w:rsidR="009001B0" w:rsidRPr="002815E0" w:rsidRDefault="009001B0" w:rsidP="009001B0">
            <w:pPr>
              <w:jc w:val="center"/>
              <w:rPr>
                <w:rFonts w:ascii="Times New Roman" w:hAnsi="Times New Roman" w:cs="Times New Roman"/>
                <w:b/>
                <w:bCs/>
                <w:sz w:val="24"/>
              </w:rPr>
            </w:pPr>
          </w:p>
        </w:tc>
        <w:tc>
          <w:tcPr>
            <w:tcW w:w="2409" w:type="dxa"/>
            <w:vMerge/>
            <w:tcBorders>
              <w:left w:val="single" w:sz="4" w:space="0" w:color="000000"/>
              <w:bottom w:val="single" w:sz="4" w:space="0" w:color="000000"/>
              <w:right w:val="single" w:sz="4" w:space="0" w:color="000000"/>
            </w:tcBorders>
          </w:tcPr>
          <w:p w14:paraId="56441BB4" w14:textId="280E4AD8" w:rsidR="009001B0" w:rsidRPr="002815E0" w:rsidRDefault="009001B0" w:rsidP="009001B0">
            <w:pPr>
              <w:jc w:val="center"/>
              <w:rPr>
                <w:rFonts w:ascii="Times New Roman" w:hAnsi="Times New Roman" w:cs="Times New Roman"/>
                <w:b/>
                <w:bCs/>
                <w:sz w:val="24"/>
              </w:rPr>
            </w:pPr>
          </w:p>
        </w:tc>
        <w:tc>
          <w:tcPr>
            <w:tcW w:w="2409" w:type="dxa"/>
            <w:tcBorders>
              <w:top w:val="single" w:sz="4" w:space="0" w:color="000000"/>
              <w:left w:val="single" w:sz="4" w:space="0" w:color="000000"/>
              <w:bottom w:val="single" w:sz="4" w:space="0" w:color="000000"/>
              <w:right w:val="single" w:sz="4" w:space="0" w:color="000000"/>
            </w:tcBorders>
            <w:vAlign w:val="center"/>
          </w:tcPr>
          <w:p w14:paraId="0DE7ABD3" w14:textId="77777777" w:rsidR="009001B0" w:rsidRPr="002815E0" w:rsidRDefault="009001B0" w:rsidP="00D136D6">
            <w:pPr>
              <w:jc w:val="center"/>
              <w:rPr>
                <w:rFonts w:ascii="Times New Roman" w:hAnsi="Times New Roman" w:cs="Times New Roman"/>
                <w:b/>
                <w:bCs/>
                <w:sz w:val="24"/>
              </w:rPr>
            </w:pPr>
            <w:r w:rsidRPr="002815E0">
              <w:rPr>
                <w:rFonts w:ascii="Times New Roman" w:hAnsi="Times New Roman" w:cs="Times New Roman"/>
                <w:b/>
                <w:bCs/>
                <w:sz w:val="24"/>
              </w:rPr>
              <w:t>Утилитарные цифровые</w:t>
            </w:r>
          </w:p>
          <w:p w14:paraId="0BB7728E"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права</w:t>
            </w:r>
          </w:p>
          <w:p w14:paraId="17B26E35" w14:textId="77777777" w:rsidR="009001B0" w:rsidRPr="00DD657A" w:rsidRDefault="009001B0" w:rsidP="00A101DA">
            <w:pPr>
              <w:jc w:val="center"/>
              <w:rPr>
                <w:rFonts w:ascii="Times New Roman" w:hAnsi="Times New Roman" w:cs="Times New Roman"/>
                <w:b/>
                <w:bCs/>
                <w:sz w:val="24"/>
              </w:rPr>
            </w:pPr>
          </w:p>
          <w:p w14:paraId="333A98B5" w14:textId="77777777" w:rsidR="009001B0" w:rsidRPr="00DD657A" w:rsidRDefault="009001B0" w:rsidP="00A101DA">
            <w:pPr>
              <w:jc w:val="center"/>
              <w:rPr>
                <w:rFonts w:ascii="Times New Roman" w:hAnsi="Times New Roman" w:cs="Times New Roman"/>
                <w:b/>
                <w:bCs/>
                <w:sz w:val="24"/>
              </w:rPr>
            </w:pPr>
          </w:p>
        </w:tc>
        <w:tc>
          <w:tcPr>
            <w:tcW w:w="2409" w:type="dxa"/>
            <w:tcBorders>
              <w:top w:val="single" w:sz="4" w:space="0" w:color="000000"/>
              <w:left w:val="single" w:sz="4" w:space="0" w:color="000000"/>
              <w:bottom w:val="single" w:sz="4" w:space="0" w:color="000000"/>
              <w:right w:val="single" w:sz="4" w:space="0" w:color="000000"/>
            </w:tcBorders>
            <w:vAlign w:val="center"/>
          </w:tcPr>
          <w:p w14:paraId="6A012D18"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Цифровые</w:t>
            </w:r>
          </w:p>
          <w:p w14:paraId="4A2BEDA6"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финансовые</w:t>
            </w:r>
          </w:p>
          <w:p w14:paraId="1248E3C8"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активы</w:t>
            </w:r>
          </w:p>
          <w:p w14:paraId="11572768" w14:textId="77777777" w:rsidR="009001B0" w:rsidRPr="002815E0" w:rsidRDefault="009001B0" w:rsidP="00A101DA">
            <w:pPr>
              <w:jc w:val="center"/>
              <w:rPr>
                <w:rFonts w:ascii="Times New Roman" w:hAnsi="Times New Roman" w:cs="Times New Roman"/>
                <w:b/>
                <w:bCs/>
                <w:sz w:val="24"/>
              </w:rPr>
            </w:pPr>
          </w:p>
        </w:tc>
        <w:tc>
          <w:tcPr>
            <w:tcW w:w="2409" w:type="dxa"/>
            <w:tcBorders>
              <w:top w:val="single" w:sz="4" w:space="0" w:color="000000"/>
              <w:left w:val="single" w:sz="4" w:space="0" w:color="000000"/>
              <w:bottom w:val="single" w:sz="4" w:space="0" w:color="000000"/>
              <w:right w:val="single" w:sz="4" w:space="0" w:color="000000"/>
            </w:tcBorders>
            <w:vAlign w:val="center"/>
          </w:tcPr>
          <w:p w14:paraId="578F79A7"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Гибридные</w:t>
            </w:r>
          </w:p>
          <w:p w14:paraId="363AD056"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цифровые</w:t>
            </w:r>
          </w:p>
          <w:p w14:paraId="095756D3" w14:textId="77777777" w:rsidR="009001B0" w:rsidRPr="002815E0" w:rsidRDefault="009001B0" w:rsidP="00A101DA">
            <w:pPr>
              <w:jc w:val="center"/>
              <w:rPr>
                <w:rFonts w:ascii="Times New Roman" w:hAnsi="Times New Roman" w:cs="Times New Roman"/>
                <w:b/>
                <w:bCs/>
                <w:sz w:val="24"/>
              </w:rPr>
            </w:pPr>
            <w:r w:rsidRPr="002815E0">
              <w:rPr>
                <w:rFonts w:ascii="Times New Roman" w:hAnsi="Times New Roman" w:cs="Times New Roman"/>
                <w:b/>
                <w:bCs/>
                <w:sz w:val="24"/>
              </w:rPr>
              <w:t>права</w:t>
            </w:r>
          </w:p>
          <w:p w14:paraId="76AA9F7C" w14:textId="77777777" w:rsidR="009001B0" w:rsidRPr="002815E0" w:rsidRDefault="009001B0" w:rsidP="00A101DA">
            <w:pPr>
              <w:jc w:val="center"/>
              <w:rPr>
                <w:rFonts w:ascii="Times New Roman" w:hAnsi="Times New Roman" w:cs="Times New Roman"/>
                <w:b/>
                <w:bCs/>
                <w:sz w:val="24"/>
              </w:rPr>
            </w:pPr>
          </w:p>
        </w:tc>
        <w:tc>
          <w:tcPr>
            <w:tcW w:w="2409" w:type="dxa"/>
            <w:vMerge/>
            <w:tcBorders>
              <w:left w:val="single" w:sz="4" w:space="0" w:color="000000"/>
              <w:bottom w:val="single" w:sz="4" w:space="0" w:color="000000"/>
              <w:right w:val="single" w:sz="4" w:space="0" w:color="000000"/>
            </w:tcBorders>
          </w:tcPr>
          <w:p w14:paraId="0AB55927" w14:textId="4C8E21F6" w:rsidR="009001B0" w:rsidRPr="002815E0" w:rsidRDefault="009001B0" w:rsidP="009001B0">
            <w:pPr>
              <w:jc w:val="center"/>
              <w:rPr>
                <w:rFonts w:ascii="Times New Roman" w:hAnsi="Times New Roman" w:cs="Times New Roman"/>
                <w:b/>
                <w:bCs/>
                <w:sz w:val="24"/>
              </w:rPr>
            </w:pPr>
          </w:p>
        </w:tc>
      </w:tr>
      <w:tr w:rsidR="009001B0" w:rsidRPr="002815E0" w14:paraId="229F7B8A" w14:textId="77777777" w:rsidTr="00E94AB9">
        <w:tc>
          <w:tcPr>
            <w:tcW w:w="2409" w:type="dxa"/>
            <w:tcBorders>
              <w:top w:val="single" w:sz="4" w:space="0" w:color="000000"/>
              <w:left w:val="single" w:sz="4" w:space="0" w:color="000000"/>
              <w:bottom w:val="single" w:sz="4" w:space="0" w:color="000000"/>
              <w:right w:val="single" w:sz="4" w:space="0" w:color="000000"/>
            </w:tcBorders>
          </w:tcPr>
          <w:p w14:paraId="75DBEB41" w14:textId="7909F2B4" w:rsidR="009001B0" w:rsidRPr="002815E0" w:rsidRDefault="009001B0" w:rsidP="009001B0">
            <w:pPr>
              <w:spacing w:after="115"/>
              <w:rPr>
                <w:rFonts w:ascii="Times New Roman" w:hAnsi="Times New Roman" w:cs="Times New Roman"/>
                <w:b/>
                <w:bCs/>
                <w:sz w:val="24"/>
              </w:rPr>
            </w:pPr>
            <w:r w:rsidRPr="00DD657A">
              <w:rPr>
                <w:rFonts w:ascii="Times New Roman" w:hAnsi="Times New Roman" w:cs="Times New Roman"/>
                <w:b/>
                <w:bCs/>
                <w:sz w:val="24"/>
              </w:rPr>
              <w:t xml:space="preserve">По </w:t>
            </w:r>
            <w:r w:rsidR="00A101DA">
              <w:rPr>
                <w:rFonts w:ascii="Times New Roman" w:hAnsi="Times New Roman" w:cs="Times New Roman"/>
                <w:b/>
                <w:bCs/>
                <w:sz w:val="24"/>
              </w:rPr>
              <w:t xml:space="preserve">правовой природе / </w:t>
            </w:r>
            <w:r w:rsidRPr="00DD657A">
              <w:rPr>
                <w:rFonts w:ascii="Times New Roman" w:hAnsi="Times New Roman" w:cs="Times New Roman"/>
                <w:b/>
                <w:bCs/>
                <w:sz w:val="24"/>
              </w:rPr>
              <w:t>с</w:t>
            </w:r>
            <w:r w:rsidRPr="002815E0">
              <w:rPr>
                <w:rFonts w:ascii="Times New Roman" w:hAnsi="Times New Roman" w:cs="Times New Roman"/>
                <w:b/>
                <w:bCs/>
                <w:sz w:val="24"/>
              </w:rPr>
              <w:t>одержанию прав</w:t>
            </w:r>
          </w:p>
        </w:tc>
        <w:tc>
          <w:tcPr>
            <w:tcW w:w="2409" w:type="dxa"/>
            <w:tcBorders>
              <w:top w:val="single" w:sz="4" w:space="0" w:color="000000"/>
              <w:left w:val="single" w:sz="4" w:space="0" w:color="000000"/>
              <w:bottom w:val="single" w:sz="4" w:space="0" w:color="000000"/>
              <w:right w:val="single" w:sz="4" w:space="0" w:color="000000"/>
            </w:tcBorders>
          </w:tcPr>
          <w:p w14:paraId="10DD05E4" w14:textId="292A0D14" w:rsidR="009001B0" w:rsidRPr="00DD657A" w:rsidRDefault="009001B0" w:rsidP="009001B0">
            <w:pPr>
              <w:spacing w:after="144"/>
              <w:ind w:left="12"/>
              <w:rPr>
                <w:rFonts w:ascii="Times New Roman" w:hAnsi="Times New Roman" w:cs="Times New Roman"/>
                <w:sz w:val="24"/>
              </w:rPr>
            </w:pPr>
            <w:r>
              <w:rPr>
                <w:rFonts w:ascii="Times New Roman" w:hAnsi="Times New Roman" w:cs="Times New Roman"/>
                <w:sz w:val="24"/>
              </w:rPr>
              <w:t>Ц</w:t>
            </w:r>
            <w:r w:rsidRPr="003C052A">
              <w:rPr>
                <w:rFonts w:ascii="Times New Roman" w:hAnsi="Times New Roman" w:cs="Times New Roman"/>
                <w:sz w:val="24"/>
              </w:rPr>
              <w:t>ифровая форма российской национальной валюты, эмитируемая Банком России и являющаяся законным платежным средством, обязательным к приему на всей территории Российской Федерации</w:t>
            </w:r>
          </w:p>
        </w:tc>
        <w:tc>
          <w:tcPr>
            <w:tcW w:w="2409" w:type="dxa"/>
            <w:tcBorders>
              <w:top w:val="single" w:sz="4" w:space="0" w:color="000000"/>
              <w:left w:val="single" w:sz="4" w:space="0" w:color="000000"/>
              <w:bottom w:val="single" w:sz="4" w:space="0" w:color="000000"/>
              <w:right w:val="single" w:sz="4" w:space="0" w:color="000000"/>
            </w:tcBorders>
          </w:tcPr>
          <w:p w14:paraId="0A37B740" w14:textId="77777777" w:rsidR="009001B0" w:rsidRPr="002815E0" w:rsidRDefault="009001B0" w:rsidP="009001B0">
            <w:pPr>
              <w:spacing w:after="144"/>
              <w:ind w:left="12"/>
              <w:rPr>
                <w:rFonts w:ascii="Times New Roman" w:hAnsi="Times New Roman" w:cs="Times New Roman"/>
                <w:sz w:val="24"/>
              </w:rPr>
            </w:pPr>
            <w:r w:rsidRPr="00DD657A">
              <w:rPr>
                <w:rFonts w:ascii="Times New Roman" w:hAnsi="Times New Roman" w:cs="Times New Roman"/>
                <w:sz w:val="24"/>
              </w:rPr>
              <w:t>1. Право требовать передачи вещи (вещей), исключительных прав на результаты интеллектуальной деятельности</w:t>
            </w:r>
          </w:p>
          <w:p w14:paraId="167DC74D" w14:textId="77777777" w:rsidR="009001B0" w:rsidRPr="002815E0" w:rsidRDefault="009001B0" w:rsidP="009001B0">
            <w:pPr>
              <w:spacing w:after="144"/>
              <w:rPr>
                <w:rFonts w:ascii="Times New Roman" w:hAnsi="Times New Roman" w:cs="Times New Roman"/>
                <w:sz w:val="24"/>
              </w:rPr>
            </w:pPr>
            <w:r w:rsidRPr="002815E0">
              <w:rPr>
                <w:rFonts w:ascii="Times New Roman" w:hAnsi="Times New Roman" w:cs="Times New Roman"/>
                <w:sz w:val="24"/>
              </w:rPr>
              <w:t>2. Право требовать выполнения работ и (или) оказания услуг</w:t>
            </w:r>
          </w:p>
          <w:p w14:paraId="72539F86" w14:textId="77777777" w:rsidR="009001B0" w:rsidRPr="00DD657A" w:rsidRDefault="009001B0" w:rsidP="009001B0">
            <w:pPr>
              <w:spacing w:after="144"/>
              <w:ind w:left="12"/>
              <w:rPr>
                <w:rFonts w:ascii="Times New Roman" w:hAnsi="Times New Roman" w:cs="Times New Roman"/>
                <w:sz w:val="24"/>
              </w:rPr>
            </w:pPr>
          </w:p>
        </w:tc>
        <w:tc>
          <w:tcPr>
            <w:tcW w:w="2409" w:type="dxa"/>
            <w:tcBorders>
              <w:top w:val="single" w:sz="4" w:space="0" w:color="000000"/>
              <w:left w:val="single" w:sz="4" w:space="0" w:color="000000"/>
              <w:bottom w:val="single" w:sz="4" w:space="0" w:color="000000"/>
              <w:right w:val="single" w:sz="4" w:space="0" w:color="000000"/>
            </w:tcBorders>
          </w:tcPr>
          <w:p w14:paraId="0D1BCD9F" w14:textId="77777777" w:rsidR="009001B0" w:rsidRPr="002815E0" w:rsidRDefault="009001B0" w:rsidP="009001B0">
            <w:pPr>
              <w:spacing w:after="183"/>
              <w:contextualSpacing/>
              <w:rPr>
                <w:rFonts w:ascii="Times New Roman" w:hAnsi="Times New Roman" w:cs="Times New Roman"/>
                <w:sz w:val="24"/>
              </w:rPr>
            </w:pPr>
            <w:r w:rsidRPr="002815E0">
              <w:rPr>
                <w:rFonts w:ascii="Times New Roman" w:hAnsi="Times New Roman" w:cs="Times New Roman"/>
                <w:sz w:val="24"/>
              </w:rPr>
              <w:t>1. Денежные требования</w:t>
            </w:r>
          </w:p>
          <w:p w14:paraId="7EABFCA3" w14:textId="77777777" w:rsidR="009001B0" w:rsidRPr="002815E0" w:rsidRDefault="009001B0" w:rsidP="009001B0">
            <w:pPr>
              <w:spacing w:after="183"/>
              <w:contextualSpacing/>
              <w:rPr>
                <w:rFonts w:ascii="Times New Roman" w:hAnsi="Times New Roman" w:cs="Times New Roman"/>
                <w:sz w:val="24"/>
              </w:rPr>
            </w:pPr>
          </w:p>
          <w:p w14:paraId="2707FC0B" w14:textId="77777777" w:rsidR="009001B0" w:rsidRPr="002815E0" w:rsidRDefault="009001B0" w:rsidP="009001B0">
            <w:pPr>
              <w:spacing w:after="144"/>
              <w:rPr>
                <w:rFonts w:ascii="Times New Roman" w:hAnsi="Times New Roman" w:cs="Times New Roman"/>
                <w:sz w:val="24"/>
              </w:rPr>
            </w:pPr>
            <w:r w:rsidRPr="002815E0">
              <w:rPr>
                <w:rFonts w:ascii="Times New Roman" w:hAnsi="Times New Roman" w:cs="Times New Roman"/>
                <w:sz w:val="24"/>
              </w:rPr>
              <w:t>2. Возможность осуществления прав по эмиссионным ценным бумагам</w:t>
            </w:r>
          </w:p>
          <w:p w14:paraId="785CEB2A" w14:textId="77777777" w:rsidR="009001B0" w:rsidRPr="002815E0" w:rsidRDefault="009001B0" w:rsidP="009001B0">
            <w:pPr>
              <w:spacing w:after="144"/>
              <w:rPr>
                <w:rFonts w:ascii="Times New Roman" w:hAnsi="Times New Roman" w:cs="Times New Roman"/>
                <w:sz w:val="24"/>
              </w:rPr>
            </w:pPr>
            <w:r w:rsidRPr="002815E0">
              <w:rPr>
                <w:rFonts w:ascii="Times New Roman" w:hAnsi="Times New Roman" w:cs="Times New Roman"/>
                <w:sz w:val="24"/>
              </w:rPr>
              <w:t>3. Право участия в капитале непубличного акционерного общества</w:t>
            </w:r>
          </w:p>
          <w:p w14:paraId="1FB69ACD" w14:textId="77777777" w:rsidR="009001B0" w:rsidRPr="002815E0" w:rsidRDefault="009001B0" w:rsidP="009001B0">
            <w:pPr>
              <w:spacing w:after="183"/>
              <w:contextualSpacing/>
              <w:rPr>
                <w:rFonts w:ascii="Times New Roman" w:hAnsi="Times New Roman" w:cs="Times New Roman"/>
                <w:sz w:val="24"/>
              </w:rPr>
            </w:pPr>
            <w:r w:rsidRPr="002815E0">
              <w:rPr>
                <w:rFonts w:ascii="Times New Roman" w:hAnsi="Times New Roman" w:cs="Times New Roman"/>
                <w:sz w:val="24"/>
              </w:rPr>
              <w:t>4. Право требовать передачи эмиссионных ценных бумаг</w:t>
            </w:r>
          </w:p>
          <w:p w14:paraId="3B5D7DB8" w14:textId="77777777" w:rsidR="009001B0" w:rsidRPr="002815E0" w:rsidRDefault="009001B0" w:rsidP="009001B0">
            <w:pPr>
              <w:spacing w:after="183"/>
              <w:contextualSpacing/>
              <w:rPr>
                <w:rFonts w:ascii="Times New Roman" w:hAnsi="Times New Roman" w:cs="Times New Roman"/>
                <w:sz w:val="24"/>
              </w:rPr>
            </w:pPr>
          </w:p>
          <w:p w14:paraId="0CACCE1E" w14:textId="77777777" w:rsidR="009001B0" w:rsidRPr="002815E0" w:rsidRDefault="009001B0" w:rsidP="009001B0">
            <w:pPr>
              <w:spacing w:after="115"/>
              <w:rPr>
                <w:rFonts w:ascii="Times New Roman" w:hAnsi="Times New Roman" w:cs="Times New Roman"/>
                <w:sz w:val="24"/>
              </w:rPr>
            </w:pPr>
            <w:r w:rsidRPr="002815E0">
              <w:rPr>
                <w:rFonts w:ascii="Times New Roman" w:hAnsi="Times New Roman" w:cs="Times New Roman"/>
                <w:sz w:val="24"/>
              </w:rPr>
              <w:t xml:space="preserve">5. Сочетания указанных прав </w:t>
            </w:r>
          </w:p>
        </w:tc>
        <w:tc>
          <w:tcPr>
            <w:tcW w:w="2409" w:type="dxa"/>
            <w:tcBorders>
              <w:top w:val="single" w:sz="4" w:space="0" w:color="000000"/>
              <w:left w:val="single" w:sz="4" w:space="0" w:color="000000"/>
              <w:bottom w:val="single" w:sz="4" w:space="0" w:color="000000"/>
              <w:right w:val="single" w:sz="4" w:space="0" w:color="000000"/>
            </w:tcBorders>
          </w:tcPr>
          <w:p w14:paraId="5C6C194E" w14:textId="77777777" w:rsidR="009001B0" w:rsidRPr="002815E0" w:rsidRDefault="009001B0" w:rsidP="009001B0">
            <w:pPr>
              <w:spacing w:after="183"/>
              <w:contextualSpacing/>
              <w:rPr>
                <w:rFonts w:ascii="Times New Roman" w:hAnsi="Times New Roman" w:cs="Times New Roman"/>
                <w:sz w:val="24"/>
              </w:rPr>
            </w:pPr>
            <w:r w:rsidRPr="002815E0">
              <w:rPr>
                <w:rFonts w:ascii="Times New Roman" w:hAnsi="Times New Roman" w:cs="Times New Roman"/>
                <w:sz w:val="24"/>
              </w:rPr>
              <w:t xml:space="preserve">Любые права, а также их сочетания, под которые могут быть выпущены УЦП и ЦФА одновременно (как минимум одно право, удостоверяемое УЦП, и одно право, удостоверяемое ЦФА) </w:t>
            </w:r>
          </w:p>
        </w:tc>
        <w:tc>
          <w:tcPr>
            <w:tcW w:w="2409" w:type="dxa"/>
            <w:tcBorders>
              <w:top w:val="single" w:sz="4" w:space="0" w:color="000000"/>
              <w:left w:val="single" w:sz="4" w:space="0" w:color="000000"/>
              <w:bottom w:val="single" w:sz="4" w:space="0" w:color="000000"/>
              <w:right w:val="single" w:sz="4" w:space="0" w:color="000000"/>
            </w:tcBorders>
          </w:tcPr>
          <w:p w14:paraId="5E1A5491" w14:textId="77777777" w:rsidR="009001B0" w:rsidRDefault="009001B0" w:rsidP="009001B0">
            <w:pPr>
              <w:spacing w:after="144"/>
              <w:ind w:left="12"/>
              <w:rPr>
                <w:rFonts w:ascii="Times New Roman" w:hAnsi="Times New Roman" w:cs="Times New Roman"/>
                <w:sz w:val="24"/>
              </w:rPr>
            </w:pPr>
            <w:r>
              <w:rPr>
                <w:rFonts w:ascii="Times New Roman" w:hAnsi="Times New Roman" w:cs="Times New Roman"/>
                <w:sz w:val="24"/>
              </w:rPr>
              <w:t>Имущественный актив</w:t>
            </w:r>
            <w:r w:rsidRPr="00612F38">
              <w:rPr>
                <w:rFonts w:ascii="Times New Roman" w:hAnsi="Times New Roman" w:cs="Times New Roman"/>
                <w:sz w:val="24"/>
              </w:rPr>
              <w:t>, который может использоваться для платежей (хотя в России это и запрещено) или для инвестиций, но при этом не является долговым обязательством кого-либо.</w:t>
            </w:r>
          </w:p>
          <w:p w14:paraId="3A13BF52" w14:textId="1A3AD56C" w:rsidR="009001B0" w:rsidRPr="002815E0" w:rsidRDefault="009001B0" w:rsidP="009001B0">
            <w:pPr>
              <w:spacing w:after="183"/>
              <w:contextualSpacing/>
              <w:rPr>
                <w:rFonts w:ascii="Times New Roman" w:hAnsi="Times New Roman" w:cs="Times New Roman"/>
                <w:sz w:val="24"/>
              </w:rPr>
            </w:pPr>
          </w:p>
        </w:tc>
      </w:tr>
    </w:tbl>
    <w:p w14:paraId="5B53334D" w14:textId="77777777" w:rsidR="009001B0" w:rsidRDefault="009001B0" w:rsidP="009001B0">
      <w:pPr>
        <w:shd w:val="clear" w:color="auto" w:fill="FFFFFF"/>
        <w:spacing w:before="240" w:line="360" w:lineRule="auto"/>
        <w:ind w:firstLine="709"/>
        <w:jc w:val="both"/>
        <w:rPr>
          <w:rFonts w:ascii="Times New Roman" w:hAnsi="Times New Roman" w:cs="Times New Roman"/>
          <w:sz w:val="28"/>
        </w:rPr>
        <w:sectPr w:rsidR="009001B0" w:rsidSect="00A03E1C">
          <w:pgSz w:w="16838" w:h="11906" w:orient="landscape"/>
          <w:pgMar w:top="1701" w:right="1134" w:bottom="850" w:left="1134" w:header="708" w:footer="708" w:gutter="0"/>
          <w:cols w:space="708"/>
          <w:titlePg/>
          <w:docGrid w:linePitch="360"/>
        </w:sectPr>
      </w:pPr>
    </w:p>
    <w:p w14:paraId="50090AC0" w14:textId="7272E4BE" w:rsidR="00E1692E" w:rsidRPr="00B22B37" w:rsidRDefault="00E1692E" w:rsidP="00E1692E">
      <w:pPr>
        <w:spacing w:before="240" w:line="360" w:lineRule="auto"/>
        <w:ind w:firstLine="709"/>
        <w:jc w:val="both"/>
        <w:rPr>
          <w:rFonts w:ascii="Times New Roman" w:hAnsi="Times New Roman" w:cs="Times New Roman"/>
          <w:iCs/>
          <w:sz w:val="28"/>
          <w:szCs w:val="28"/>
        </w:rPr>
      </w:pPr>
      <w:r w:rsidRPr="00A101DA">
        <w:rPr>
          <w:rFonts w:ascii="Times New Roman" w:hAnsi="Times New Roman" w:cs="Times New Roman"/>
          <w:b/>
          <w:i/>
          <w:sz w:val="28"/>
          <w:szCs w:val="28"/>
        </w:rPr>
        <w:lastRenderedPageBreak/>
        <w:t>Соотношение классического и цифрового сегмента инфраструктуры финансового рынка</w:t>
      </w:r>
      <w:r w:rsidRPr="00B22B37">
        <w:rPr>
          <w:rFonts w:ascii="Times New Roman" w:hAnsi="Times New Roman" w:cs="Times New Roman"/>
          <w:sz w:val="28"/>
          <w:szCs w:val="28"/>
        </w:rPr>
        <w:t xml:space="preserve"> </w:t>
      </w:r>
      <w:r>
        <w:rPr>
          <w:rFonts w:ascii="Times New Roman" w:hAnsi="Times New Roman" w:cs="Times New Roman"/>
          <w:iCs/>
          <w:sz w:val="28"/>
          <w:szCs w:val="28"/>
        </w:rPr>
        <w:t>может быть представлено</w:t>
      </w:r>
      <w:r w:rsidRPr="006571EB">
        <w:t xml:space="preserve"> </w:t>
      </w:r>
      <w:r w:rsidRPr="006571EB">
        <w:rPr>
          <w:rFonts w:ascii="Times New Roman" w:hAnsi="Times New Roman" w:cs="Times New Roman"/>
          <w:iCs/>
          <w:sz w:val="28"/>
          <w:szCs w:val="28"/>
        </w:rPr>
        <w:t>на уровне финансовых институтов и на уровне финансовых активов</w:t>
      </w:r>
      <w:r>
        <w:rPr>
          <w:rFonts w:ascii="Times New Roman" w:hAnsi="Times New Roman" w:cs="Times New Roman"/>
          <w:iCs/>
          <w:sz w:val="28"/>
          <w:szCs w:val="28"/>
        </w:rPr>
        <w:t xml:space="preserve"> в виде следующей схемы. </w:t>
      </w:r>
    </w:p>
    <w:p w14:paraId="05EE45DD"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i/>
          <w:iCs/>
          <w:sz w:val="28"/>
          <w:szCs w:val="28"/>
        </w:rPr>
        <w:t xml:space="preserve">На уровне финансовых институтов </w:t>
      </w:r>
      <w:r w:rsidRPr="00B22B37">
        <w:rPr>
          <w:rFonts w:ascii="Times New Roman" w:hAnsi="Times New Roman" w:cs="Times New Roman"/>
          <w:iCs/>
          <w:sz w:val="28"/>
          <w:szCs w:val="28"/>
        </w:rPr>
        <w:t>возможно выделить три модели соотношения функций классических и новых субъектов финансового рынка</w:t>
      </w:r>
      <w:r w:rsidRPr="00B22B37">
        <w:rPr>
          <w:rFonts w:ascii="Times New Roman" w:hAnsi="Times New Roman" w:cs="Times New Roman"/>
          <w:sz w:val="28"/>
          <w:szCs w:val="28"/>
        </w:rPr>
        <w:t xml:space="preserve">: </w:t>
      </w:r>
    </w:p>
    <w:p w14:paraId="20FAE828" w14:textId="77777777" w:rsidR="00E1692E" w:rsidRPr="00B22B37" w:rsidRDefault="00E1692E" w:rsidP="00E1692E">
      <w:pPr>
        <w:spacing w:line="360" w:lineRule="auto"/>
        <w:ind w:firstLine="709"/>
        <w:jc w:val="both"/>
        <w:rPr>
          <w:rFonts w:ascii="Times New Roman" w:hAnsi="Times New Roman" w:cs="Times New Roman"/>
          <w:sz w:val="10"/>
          <w:szCs w:val="10"/>
        </w:rPr>
      </w:pPr>
    </w:p>
    <w:p w14:paraId="54A91B33"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1) </w:t>
      </w:r>
      <w:r w:rsidRPr="00B22B37">
        <w:rPr>
          <w:rFonts w:ascii="Times New Roman" w:hAnsi="Times New Roman" w:cs="Times New Roman"/>
          <w:bCs/>
          <w:i/>
          <w:sz w:val="28"/>
          <w:szCs w:val="28"/>
        </w:rPr>
        <w:t>Модель функциональной аналогии</w:t>
      </w:r>
      <w:r w:rsidRPr="00B22B37">
        <w:rPr>
          <w:rFonts w:ascii="Times New Roman" w:hAnsi="Times New Roman" w:cs="Times New Roman"/>
          <w:bCs/>
          <w:sz w:val="28"/>
          <w:szCs w:val="28"/>
        </w:rPr>
        <w:t xml:space="preserve"> (далее – </w:t>
      </w:r>
      <w:r w:rsidRPr="00B22B37">
        <w:rPr>
          <w:rFonts w:ascii="Times New Roman" w:hAnsi="Times New Roman" w:cs="Times New Roman"/>
          <w:sz w:val="28"/>
          <w:szCs w:val="28"/>
        </w:rPr>
        <w:t>Модель 1</w:t>
      </w:r>
      <w:r w:rsidRPr="00B22B37">
        <w:rPr>
          <w:rFonts w:ascii="Times New Roman" w:hAnsi="Times New Roman" w:cs="Times New Roman"/>
          <w:bCs/>
          <w:sz w:val="28"/>
          <w:szCs w:val="28"/>
        </w:rPr>
        <w:t>)</w:t>
      </w:r>
    </w:p>
    <w:p w14:paraId="7685571B"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В данную группу финансовых институтов предлагается отнести</w:t>
      </w:r>
      <w:r w:rsidRPr="00B22B37" w:rsidDel="00746C0C">
        <w:rPr>
          <w:rFonts w:ascii="Times New Roman" w:hAnsi="Times New Roman" w:cs="Times New Roman"/>
          <w:bCs/>
          <w:sz w:val="28"/>
          <w:szCs w:val="28"/>
        </w:rPr>
        <w:t xml:space="preserve"> </w:t>
      </w:r>
      <w:r w:rsidRPr="00B22B37">
        <w:rPr>
          <w:rFonts w:ascii="Times New Roman" w:hAnsi="Times New Roman" w:cs="Times New Roman"/>
          <w:bCs/>
          <w:sz w:val="28"/>
          <w:szCs w:val="28"/>
        </w:rPr>
        <w:t xml:space="preserve">учетные, расчетные институты, а также институты, обеспечивающие ликвидность на организованных торгах. Функции </w:t>
      </w:r>
      <w:r w:rsidRPr="00B22B37">
        <w:rPr>
          <w:rFonts w:ascii="Times New Roman" w:hAnsi="Times New Roman" w:cs="Times New Roman"/>
          <w:iCs/>
          <w:sz w:val="28"/>
          <w:szCs w:val="28"/>
        </w:rPr>
        <w:t>классических и новых субъектов</w:t>
      </w:r>
      <w:r w:rsidRPr="00B22B37">
        <w:rPr>
          <w:rFonts w:ascii="Times New Roman" w:hAnsi="Times New Roman" w:cs="Times New Roman"/>
          <w:bCs/>
          <w:sz w:val="28"/>
          <w:szCs w:val="28"/>
        </w:rPr>
        <w:t xml:space="preserve"> указанной группы являются эквивалентными.</w:t>
      </w:r>
    </w:p>
    <w:p w14:paraId="746B9001" w14:textId="77777777" w:rsidR="00E1692E" w:rsidRPr="00B22B37" w:rsidRDefault="00E1692E" w:rsidP="00E1692E">
      <w:pPr>
        <w:spacing w:line="360" w:lineRule="auto"/>
        <w:ind w:firstLine="709"/>
        <w:jc w:val="both"/>
        <w:rPr>
          <w:rFonts w:ascii="Times New Roman" w:hAnsi="Times New Roman" w:cs="Times New Roman"/>
          <w:bCs/>
          <w:sz w:val="10"/>
          <w:szCs w:val="10"/>
        </w:rPr>
      </w:pPr>
    </w:p>
    <w:p w14:paraId="5D807777"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2) </w:t>
      </w:r>
      <w:r w:rsidRPr="00B22B37">
        <w:rPr>
          <w:rFonts w:ascii="Times New Roman" w:hAnsi="Times New Roman" w:cs="Times New Roman"/>
          <w:bCs/>
          <w:i/>
          <w:sz w:val="28"/>
          <w:szCs w:val="28"/>
        </w:rPr>
        <w:t>Модель сопоставимости функций</w:t>
      </w:r>
      <w:r w:rsidRPr="00B22B37">
        <w:rPr>
          <w:rFonts w:ascii="Times New Roman" w:hAnsi="Times New Roman" w:cs="Times New Roman"/>
          <w:bCs/>
          <w:sz w:val="28"/>
          <w:szCs w:val="28"/>
        </w:rPr>
        <w:t xml:space="preserve"> (далее – </w:t>
      </w:r>
      <w:r w:rsidRPr="00B22B37">
        <w:rPr>
          <w:rFonts w:ascii="Times New Roman" w:hAnsi="Times New Roman" w:cs="Times New Roman"/>
          <w:sz w:val="28"/>
          <w:szCs w:val="28"/>
        </w:rPr>
        <w:t>Модель 2</w:t>
      </w:r>
      <w:r w:rsidRPr="00B22B37">
        <w:rPr>
          <w:rFonts w:ascii="Times New Roman" w:hAnsi="Times New Roman" w:cs="Times New Roman"/>
          <w:bCs/>
          <w:sz w:val="28"/>
          <w:szCs w:val="28"/>
        </w:rPr>
        <w:t>)</w:t>
      </w:r>
    </w:p>
    <w:p w14:paraId="2473E8DF"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В данную группу предлагается отнести финансовые субъекты, обеспечивающие обращение активов (организаторы торговли, операторы обмена ЦФА, операторы информационной системы ЦФА). </w:t>
      </w:r>
    </w:p>
    <w:p w14:paraId="0DB98849"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Функции указанных субъектов не являются эквивалентными (в отличие от функций субъектов по Модели 1), однако сопоставимы между собой. В случае внесения соответствующих изменений в законодательство Российской Федерации</w:t>
      </w:r>
      <w:r w:rsidRPr="00B22B37" w:rsidDel="009715CC">
        <w:rPr>
          <w:rFonts w:ascii="Times New Roman" w:hAnsi="Times New Roman" w:cs="Times New Roman"/>
          <w:sz w:val="28"/>
          <w:szCs w:val="28"/>
        </w:rPr>
        <w:t xml:space="preserve"> </w:t>
      </w:r>
      <w:r w:rsidRPr="00B22B37">
        <w:rPr>
          <w:rFonts w:ascii="Times New Roman" w:hAnsi="Times New Roman" w:cs="Times New Roman"/>
          <w:sz w:val="28"/>
          <w:szCs w:val="28"/>
        </w:rPr>
        <w:t xml:space="preserve">функции, осуществляемые этими субъектами, могут быть объединены в единую функцию. </w:t>
      </w:r>
    </w:p>
    <w:p w14:paraId="21AE00C2" w14:textId="77777777" w:rsidR="00E1692E" w:rsidRPr="00B22B37" w:rsidRDefault="00E1692E" w:rsidP="00E1692E">
      <w:pPr>
        <w:spacing w:line="360" w:lineRule="auto"/>
        <w:ind w:firstLine="709"/>
        <w:jc w:val="both"/>
        <w:rPr>
          <w:rFonts w:ascii="Times New Roman" w:hAnsi="Times New Roman" w:cs="Times New Roman"/>
          <w:bCs/>
          <w:sz w:val="10"/>
          <w:szCs w:val="10"/>
        </w:rPr>
      </w:pPr>
    </w:p>
    <w:p w14:paraId="2B5FDAB6"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Cs/>
          <w:sz w:val="28"/>
          <w:szCs w:val="28"/>
        </w:rPr>
        <w:t xml:space="preserve">3) </w:t>
      </w:r>
      <w:r w:rsidRPr="00B22B37">
        <w:rPr>
          <w:rFonts w:ascii="Times New Roman" w:hAnsi="Times New Roman" w:cs="Times New Roman"/>
          <w:bCs/>
          <w:i/>
          <w:sz w:val="28"/>
          <w:szCs w:val="28"/>
        </w:rPr>
        <w:t>Модель несопоставимости функций</w:t>
      </w:r>
      <w:r w:rsidRPr="00B22B37">
        <w:rPr>
          <w:rFonts w:ascii="Times New Roman" w:hAnsi="Times New Roman" w:cs="Times New Roman"/>
          <w:bCs/>
          <w:sz w:val="28"/>
          <w:szCs w:val="28"/>
        </w:rPr>
        <w:t xml:space="preserve"> (далее – Модель 3)</w:t>
      </w:r>
    </w:p>
    <w:p w14:paraId="17562F7E"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В данную группу предлагается отнести, в частности, управляющие компании паевых инвестиционных фондов, основная функция которых – профессиональное доверительное управление активами в соответствии с требованиями к составу и структуре фондов, установленными нормативными актами Банка России. </w:t>
      </w:r>
    </w:p>
    <w:p w14:paraId="6068B12A"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Унификация требований может потребоваться для институтов, которые включены в Модель 1 и Модель 2. В таблицах, представленных к описанию </w:t>
      </w:r>
      <w:r w:rsidRPr="00B22B37">
        <w:rPr>
          <w:rFonts w:ascii="Times New Roman" w:hAnsi="Times New Roman" w:cs="Times New Roman"/>
          <w:sz w:val="28"/>
          <w:szCs w:val="28"/>
        </w:rPr>
        <w:lastRenderedPageBreak/>
        <w:t xml:space="preserve">этих моделей (Таблицы 2-5), проведено сопоставление функций, осуществляемых классическими и новыми институтами финансового рынка. </w:t>
      </w:r>
    </w:p>
    <w:p w14:paraId="2B618189" w14:textId="77777777" w:rsidR="00E1692E" w:rsidRPr="00B22B37" w:rsidRDefault="00E1692E" w:rsidP="00E1692E">
      <w:pPr>
        <w:spacing w:line="360" w:lineRule="auto"/>
        <w:ind w:firstLine="709"/>
        <w:jc w:val="both"/>
        <w:rPr>
          <w:rFonts w:ascii="Times New Roman" w:hAnsi="Times New Roman" w:cs="Times New Roman"/>
          <w:b/>
          <w:sz w:val="28"/>
          <w:szCs w:val="28"/>
        </w:rPr>
      </w:pPr>
      <w:r w:rsidRPr="00B22B37">
        <w:rPr>
          <w:rFonts w:ascii="Times New Roman" w:hAnsi="Times New Roman" w:cs="Times New Roman"/>
          <w:b/>
          <w:sz w:val="28"/>
          <w:szCs w:val="28"/>
        </w:rPr>
        <w:t>1) Модель 1</w:t>
      </w:r>
    </w:p>
    <w:p w14:paraId="56B3201D"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t>А. Учетные институты:</w:t>
      </w:r>
      <w:r w:rsidRPr="00B22B37">
        <w:rPr>
          <w:rFonts w:ascii="Times New Roman" w:hAnsi="Times New Roman" w:cs="Times New Roman"/>
          <w:sz w:val="28"/>
          <w:szCs w:val="28"/>
        </w:rPr>
        <w:t xml:space="preserve"> держатель реестра владельцев ценных бумаг (далее – регистратор), депозитарий, центральный депозитарий, оператор информационной системы ЦФА. </w:t>
      </w:r>
    </w:p>
    <w:p w14:paraId="30E3CCFB"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Таблица 2</w:t>
      </w:r>
    </w:p>
    <w:p w14:paraId="2E3B87DC"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Учетные институты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914"/>
        <w:gridCol w:w="1987"/>
        <w:gridCol w:w="2170"/>
        <w:gridCol w:w="3274"/>
      </w:tblGrid>
      <w:tr w:rsidR="00E1692E" w:rsidRPr="00B22B37" w14:paraId="3EA4C8E0" w14:textId="77777777" w:rsidTr="00E1692E">
        <w:trPr>
          <w:trHeight w:val="328"/>
        </w:trPr>
        <w:tc>
          <w:tcPr>
            <w:tcW w:w="5000" w:type="pct"/>
            <w:gridSpan w:val="4"/>
            <w:shd w:val="clear" w:color="auto" w:fill="FFFFFF"/>
          </w:tcPr>
          <w:p w14:paraId="3CD7D21F"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учета</w:t>
            </w:r>
          </w:p>
        </w:tc>
      </w:tr>
      <w:tr w:rsidR="00E1692E" w:rsidRPr="00B22B37" w14:paraId="5015513A" w14:textId="77777777" w:rsidTr="00E1692E">
        <w:tc>
          <w:tcPr>
            <w:tcW w:w="1024" w:type="pct"/>
            <w:shd w:val="clear" w:color="auto" w:fill="FFFFFF"/>
            <w:tcMar>
              <w:top w:w="90" w:type="dxa"/>
              <w:left w:w="195" w:type="dxa"/>
              <w:bottom w:w="90" w:type="dxa"/>
              <w:right w:w="195" w:type="dxa"/>
            </w:tcMar>
            <w:vAlign w:val="center"/>
          </w:tcPr>
          <w:p w14:paraId="52BB1C81"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Классический субъект</w:t>
            </w:r>
          </w:p>
        </w:tc>
        <w:tc>
          <w:tcPr>
            <w:tcW w:w="1063" w:type="pct"/>
            <w:shd w:val="clear" w:color="auto" w:fill="FFFFFF"/>
            <w:tcMar>
              <w:top w:w="90" w:type="dxa"/>
              <w:left w:w="195" w:type="dxa"/>
              <w:bottom w:w="90" w:type="dxa"/>
              <w:right w:w="195" w:type="dxa"/>
            </w:tcMar>
            <w:vAlign w:val="center"/>
          </w:tcPr>
          <w:p w14:paraId="6F41669D"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Новый субъект</w:t>
            </w:r>
          </w:p>
        </w:tc>
        <w:tc>
          <w:tcPr>
            <w:tcW w:w="1161" w:type="pct"/>
            <w:shd w:val="clear" w:color="auto" w:fill="FFFFFF"/>
            <w:vAlign w:val="center"/>
          </w:tcPr>
          <w:p w14:paraId="3B0A8880"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w:t>
            </w:r>
          </w:p>
        </w:tc>
        <w:tc>
          <w:tcPr>
            <w:tcW w:w="1753" w:type="pct"/>
            <w:shd w:val="clear" w:color="auto" w:fill="FFFFFF"/>
            <w:tcMar>
              <w:top w:w="90" w:type="dxa"/>
              <w:left w:w="195" w:type="dxa"/>
              <w:bottom w:w="90" w:type="dxa"/>
              <w:right w:w="195" w:type="dxa"/>
            </w:tcMar>
            <w:vAlign w:val="center"/>
          </w:tcPr>
          <w:p w14:paraId="1E236CE5"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 xml:space="preserve">Возможность автоматизации функции </w:t>
            </w:r>
            <w:r w:rsidRPr="00B22B37" w:rsidDel="001F797B">
              <w:rPr>
                <w:rFonts w:ascii="Times New Roman" w:hAnsi="Times New Roman" w:cs="Times New Roman"/>
                <w:b/>
                <w:color w:val="212529"/>
                <w:sz w:val="20"/>
                <w:szCs w:val="20"/>
              </w:rPr>
              <w:t xml:space="preserve"> </w:t>
            </w:r>
          </w:p>
        </w:tc>
      </w:tr>
      <w:tr w:rsidR="00E1692E" w:rsidRPr="00B22B37" w14:paraId="6237588D" w14:textId="77777777" w:rsidTr="00E1692E">
        <w:tc>
          <w:tcPr>
            <w:tcW w:w="1024" w:type="pct"/>
            <w:shd w:val="clear" w:color="auto" w:fill="FFFFFF"/>
            <w:tcMar>
              <w:top w:w="90" w:type="dxa"/>
              <w:left w:w="195" w:type="dxa"/>
              <w:bottom w:w="90" w:type="dxa"/>
              <w:right w:w="195" w:type="dxa"/>
            </w:tcMar>
          </w:tcPr>
          <w:p w14:paraId="5CD9F536" w14:textId="77777777" w:rsidR="00E1692E" w:rsidRPr="00B22B37" w:rsidRDefault="00E1692E" w:rsidP="00E1692E">
            <w:pPr>
              <w:spacing w:after="138"/>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Регистратор</w:t>
            </w:r>
          </w:p>
        </w:tc>
        <w:tc>
          <w:tcPr>
            <w:tcW w:w="1063" w:type="pct"/>
            <w:shd w:val="clear" w:color="auto" w:fill="FFFFFF"/>
            <w:tcMar>
              <w:top w:w="90" w:type="dxa"/>
              <w:left w:w="195" w:type="dxa"/>
              <w:bottom w:w="90" w:type="dxa"/>
              <w:right w:w="195" w:type="dxa"/>
            </w:tcMar>
          </w:tcPr>
          <w:p w14:paraId="30A0FBF9"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Оператор информационной системы ЦФА</w:t>
            </w:r>
          </w:p>
        </w:tc>
        <w:tc>
          <w:tcPr>
            <w:tcW w:w="1161" w:type="pct"/>
            <w:shd w:val="clear" w:color="auto" w:fill="FFFFFF"/>
          </w:tcPr>
          <w:p w14:paraId="2AEF53C1"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Услуги по ведению реестра владельцев ценных бумаг;  </w:t>
            </w:r>
          </w:p>
          <w:p w14:paraId="3A6CD3DA"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услуги по ведению реестра акций непубличного акционерного общества в виде ЦФА</w:t>
            </w:r>
            <w:r w:rsidRPr="00B22B37" w:rsidDel="00AD5473">
              <w:rPr>
                <w:rFonts w:ascii="Times New Roman" w:hAnsi="Times New Roman" w:cs="Times New Roman"/>
                <w:color w:val="212529"/>
                <w:sz w:val="20"/>
                <w:szCs w:val="20"/>
              </w:rPr>
              <w:t xml:space="preserve"> </w:t>
            </w:r>
          </w:p>
        </w:tc>
        <w:tc>
          <w:tcPr>
            <w:tcW w:w="1753" w:type="pct"/>
            <w:vMerge w:val="restart"/>
            <w:shd w:val="clear" w:color="auto" w:fill="FFFFFF"/>
            <w:tcMar>
              <w:top w:w="90" w:type="dxa"/>
              <w:left w:w="195" w:type="dxa"/>
              <w:bottom w:w="90" w:type="dxa"/>
              <w:right w:w="195" w:type="dxa"/>
            </w:tcMar>
          </w:tcPr>
          <w:p w14:paraId="7C0829A2" w14:textId="77777777" w:rsidR="00E1692E" w:rsidRPr="00B22B37" w:rsidRDefault="00E1692E" w:rsidP="00E1692E">
            <w:pPr>
              <w:jc w:val="center"/>
              <w:rPr>
                <w:rFonts w:ascii="Times New Roman" w:hAnsi="Times New Roman" w:cs="Times New Roman"/>
                <w:color w:val="212529"/>
                <w:sz w:val="20"/>
                <w:szCs w:val="20"/>
              </w:rPr>
            </w:pPr>
          </w:p>
          <w:p w14:paraId="60322B14"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Функция может выполняться автоматически благодаря наличию смарт-контрактов </w:t>
            </w:r>
          </w:p>
          <w:p w14:paraId="7FAB8896" w14:textId="77777777" w:rsidR="00E1692E" w:rsidRPr="00B22B37" w:rsidRDefault="00E1692E" w:rsidP="00E1692E">
            <w:pPr>
              <w:jc w:val="center"/>
              <w:rPr>
                <w:rFonts w:ascii="Times New Roman" w:hAnsi="Times New Roman" w:cs="Times New Roman"/>
                <w:color w:val="212529"/>
                <w:sz w:val="20"/>
                <w:szCs w:val="20"/>
              </w:rPr>
            </w:pPr>
          </w:p>
          <w:p w14:paraId="72A3D907"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 Применительно к случаям, для которых автоматический учет неприменим или нецелесообразен </w:t>
            </w:r>
          </w:p>
          <w:p w14:paraId="12C9C92C"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 может быть сохранена возможность финансовой организации осуществлять прямой учет прав на ценные бумаги</w:t>
            </w:r>
          </w:p>
        </w:tc>
      </w:tr>
      <w:tr w:rsidR="00E1692E" w:rsidRPr="00B22B37" w14:paraId="3F274BB6" w14:textId="77777777" w:rsidTr="00E1692E">
        <w:tc>
          <w:tcPr>
            <w:tcW w:w="1024" w:type="pct"/>
            <w:shd w:val="clear" w:color="auto" w:fill="FFFFFF"/>
            <w:tcMar>
              <w:top w:w="90" w:type="dxa"/>
              <w:left w:w="195" w:type="dxa"/>
              <w:bottom w:w="90" w:type="dxa"/>
              <w:right w:w="195" w:type="dxa"/>
            </w:tcMar>
          </w:tcPr>
          <w:p w14:paraId="004D0293" w14:textId="77777777" w:rsidR="00E1692E" w:rsidRPr="00B22B37" w:rsidRDefault="00E1692E" w:rsidP="00E1692E">
            <w:pPr>
              <w:spacing w:after="138"/>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Депозитарий</w:t>
            </w:r>
          </w:p>
        </w:tc>
        <w:tc>
          <w:tcPr>
            <w:tcW w:w="1063" w:type="pct"/>
            <w:shd w:val="clear" w:color="auto" w:fill="FFFFFF"/>
            <w:tcMar>
              <w:top w:w="90" w:type="dxa"/>
              <w:left w:w="195" w:type="dxa"/>
              <w:bottom w:w="90" w:type="dxa"/>
              <w:right w:w="195" w:type="dxa"/>
            </w:tcMar>
          </w:tcPr>
          <w:p w14:paraId="256883B7"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color w:val="212529"/>
                <w:sz w:val="20"/>
                <w:szCs w:val="20"/>
              </w:rPr>
              <w:t>Оператор информационной системы ЦФА</w:t>
            </w:r>
          </w:p>
        </w:tc>
        <w:tc>
          <w:tcPr>
            <w:tcW w:w="1161" w:type="pct"/>
            <w:shd w:val="clear" w:color="auto" w:fill="FFFFFF"/>
          </w:tcPr>
          <w:p w14:paraId="3591D3CE"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Услуги по учету и переходу прав на БЦБ;</w:t>
            </w:r>
          </w:p>
          <w:p w14:paraId="36776346"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 услуги по обеспечению автоматического учета и перехода прав на </w:t>
            </w:r>
            <w:r w:rsidRPr="00B22B37">
              <w:rPr>
                <w:rFonts w:ascii="Times New Roman" w:hAnsi="Times New Roman" w:cs="Times New Roman"/>
                <w:sz w:val="20"/>
                <w:szCs w:val="20"/>
              </w:rPr>
              <w:t>ЦФА в информационной системе о</w:t>
            </w:r>
            <w:r w:rsidRPr="00B22B37">
              <w:rPr>
                <w:rFonts w:ascii="Times New Roman" w:hAnsi="Times New Roman" w:cs="Times New Roman"/>
                <w:color w:val="212529"/>
                <w:sz w:val="20"/>
                <w:szCs w:val="20"/>
              </w:rPr>
              <w:t>ператора информационной системы ЦФА</w:t>
            </w:r>
          </w:p>
          <w:p w14:paraId="1D283B50" w14:textId="77777777" w:rsidR="00E1692E" w:rsidRPr="00B22B37" w:rsidRDefault="00E1692E" w:rsidP="00E1692E">
            <w:pPr>
              <w:jc w:val="both"/>
              <w:rPr>
                <w:rFonts w:ascii="Times New Roman" w:hAnsi="Times New Roman" w:cs="Times New Roman"/>
                <w:color w:val="212529"/>
                <w:sz w:val="20"/>
                <w:szCs w:val="20"/>
              </w:rPr>
            </w:pPr>
          </w:p>
        </w:tc>
        <w:tc>
          <w:tcPr>
            <w:tcW w:w="1753" w:type="pct"/>
            <w:vMerge/>
            <w:shd w:val="clear" w:color="auto" w:fill="FFFFFF"/>
            <w:tcMar>
              <w:top w:w="90" w:type="dxa"/>
              <w:left w:w="195" w:type="dxa"/>
              <w:bottom w:w="90" w:type="dxa"/>
              <w:right w:w="195" w:type="dxa"/>
            </w:tcMar>
          </w:tcPr>
          <w:p w14:paraId="2B783F76" w14:textId="77777777" w:rsidR="00E1692E" w:rsidRPr="00B22B37" w:rsidRDefault="00E1692E" w:rsidP="00E1692E">
            <w:pPr>
              <w:jc w:val="center"/>
              <w:rPr>
                <w:rFonts w:ascii="Times New Roman" w:hAnsi="Times New Roman" w:cs="Times New Roman"/>
                <w:color w:val="212529"/>
                <w:sz w:val="20"/>
                <w:szCs w:val="20"/>
              </w:rPr>
            </w:pPr>
          </w:p>
        </w:tc>
      </w:tr>
      <w:tr w:rsidR="00E1692E" w:rsidRPr="00B22B37" w14:paraId="31E284DC" w14:textId="77777777" w:rsidTr="00E1692E">
        <w:tc>
          <w:tcPr>
            <w:tcW w:w="1024" w:type="pct"/>
            <w:shd w:val="clear" w:color="auto" w:fill="FFFFFF"/>
            <w:tcMar>
              <w:top w:w="90" w:type="dxa"/>
              <w:left w:w="195" w:type="dxa"/>
              <w:bottom w:w="90" w:type="dxa"/>
              <w:right w:w="195" w:type="dxa"/>
            </w:tcMar>
            <w:vAlign w:val="center"/>
          </w:tcPr>
          <w:p w14:paraId="619067A5" w14:textId="77777777" w:rsidR="00E1692E" w:rsidRPr="00B22B37" w:rsidRDefault="00E1692E" w:rsidP="00E1692E">
            <w:pPr>
              <w:spacing w:after="138"/>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Центральный депозитарий </w:t>
            </w:r>
          </w:p>
        </w:tc>
        <w:tc>
          <w:tcPr>
            <w:tcW w:w="1063" w:type="pct"/>
            <w:shd w:val="clear" w:color="auto" w:fill="FFFFFF"/>
            <w:tcMar>
              <w:top w:w="90" w:type="dxa"/>
              <w:left w:w="195" w:type="dxa"/>
              <w:bottom w:w="90" w:type="dxa"/>
              <w:right w:w="195" w:type="dxa"/>
            </w:tcMar>
            <w:vAlign w:val="center"/>
          </w:tcPr>
          <w:p w14:paraId="7BE51FAC"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color w:val="212529"/>
                <w:sz w:val="20"/>
                <w:szCs w:val="20"/>
              </w:rPr>
              <w:t>Оператор информационной системы ЦФА</w:t>
            </w:r>
          </w:p>
        </w:tc>
        <w:tc>
          <w:tcPr>
            <w:tcW w:w="1161" w:type="pct"/>
            <w:shd w:val="clear" w:color="auto" w:fill="FFFFFF"/>
            <w:vAlign w:val="center"/>
          </w:tcPr>
          <w:p w14:paraId="1FFCF78E"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Упрощение расчетов при централизованном хранении ценных бумаг</w:t>
            </w:r>
          </w:p>
          <w:p w14:paraId="46B1D5FB" w14:textId="77777777" w:rsidR="00E1692E" w:rsidRPr="00B22B37" w:rsidRDefault="00E1692E" w:rsidP="00E1692E">
            <w:pPr>
              <w:jc w:val="both"/>
              <w:rPr>
                <w:rFonts w:ascii="Times New Roman" w:hAnsi="Times New Roman" w:cs="Times New Roman"/>
                <w:color w:val="212529"/>
                <w:sz w:val="20"/>
                <w:szCs w:val="20"/>
              </w:rPr>
            </w:pPr>
          </w:p>
        </w:tc>
        <w:tc>
          <w:tcPr>
            <w:tcW w:w="1753" w:type="pct"/>
            <w:shd w:val="clear" w:color="auto" w:fill="FFFFFF"/>
            <w:tcMar>
              <w:top w:w="90" w:type="dxa"/>
              <w:left w:w="195" w:type="dxa"/>
              <w:bottom w:w="90" w:type="dxa"/>
              <w:right w:w="195" w:type="dxa"/>
            </w:tcMar>
            <w:vAlign w:val="center"/>
          </w:tcPr>
          <w:p w14:paraId="2F6ADE65"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Функция может выполняться автоматически благодаря наличию смарт-контрактов</w:t>
            </w:r>
          </w:p>
        </w:tc>
      </w:tr>
    </w:tbl>
    <w:p w14:paraId="5A0FC04A"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Таблица 2 показывает, что при автоматическом учете сделок </w:t>
      </w:r>
      <w:r w:rsidRPr="00B22B37">
        <w:rPr>
          <w:rFonts w:ascii="Times New Roman" w:hAnsi="Times New Roman" w:cs="Times New Roman"/>
          <w:sz w:val="28"/>
          <w:szCs w:val="28"/>
          <w:lang w:val="en-US"/>
        </w:rPr>
        <w:t>c</w:t>
      </w:r>
      <w:r w:rsidRPr="00B22B37">
        <w:rPr>
          <w:rFonts w:ascii="Times New Roman" w:hAnsi="Times New Roman" w:cs="Times New Roman"/>
          <w:sz w:val="28"/>
          <w:szCs w:val="28"/>
        </w:rPr>
        <w:t xml:space="preserve"> финансовыми активами потребность в участии центрального депозитария, депозитария, регистратора как дополнительных инфраструктурных посредниках устраняется. </w:t>
      </w:r>
    </w:p>
    <w:p w14:paraId="2950C4F4" w14:textId="77777777" w:rsidR="00E1692E" w:rsidRPr="00B22B37" w:rsidRDefault="00E1692E" w:rsidP="00E1692E">
      <w:pPr>
        <w:spacing w:line="360" w:lineRule="auto"/>
        <w:ind w:firstLine="709"/>
        <w:jc w:val="both"/>
        <w:rPr>
          <w:rFonts w:ascii="Times New Roman" w:hAnsi="Times New Roman" w:cs="Times New Roman"/>
          <w:sz w:val="28"/>
          <w:szCs w:val="28"/>
        </w:rPr>
      </w:pPr>
    </w:p>
    <w:p w14:paraId="1AA097F7"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lastRenderedPageBreak/>
        <w:t>Б. Расчетные институты:</w:t>
      </w:r>
      <w:r w:rsidRPr="00B22B37">
        <w:rPr>
          <w:rFonts w:ascii="Times New Roman" w:hAnsi="Times New Roman" w:cs="Times New Roman"/>
          <w:sz w:val="28"/>
          <w:szCs w:val="28"/>
        </w:rPr>
        <w:t xml:space="preserve"> расчетный депозитарий, клиринговая организация, центральный контрагент, оператор информационной системы ЦФА, оператор обмена ЦФА.</w:t>
      </w:r>
    </w:p>
    <w:p w14:paraId="1DF2919C" w14:textId="77777777" w:rsidR="00E1692E" w:rsidRPr="00B22B37" w:rsidRDefault="00E1692E" w:rsidP="00E1692E">
      <w:pPr>
        <w:spacing w:line="360" w:lineRule="auto"/>
        <w:ind w:firstLine="709"/>
        <w:jc w:val="both"/>
        <w:rPr>
          <w:rFonts w:ascii="Times New Roman" w:hAnsi="Times New Roman" w:cs="Times New Roman"/>
          <w:bCs/>
          <w:i/>
          <w:iCs/>
          <w:sz w:val="28"/>
          <w:szCs w:val="28"/>
        </w:rPr>
      </w:pPr>
      <w:r w:rsidRPr="00B22B37">
        <w:rPr>
          <w:rFonts w:ascii="Times New Roman" w:hAnsi="Times New Roman" w:cs="Times New Roman"/>
          <w:bCs/>
          <w:i/>
          <w:iCs/>
          <w:sz w:val="28"/>
          <w:szCs w:val="28"/>
        </w:rPr>
        <w:t xml:space="preserve">                                                                                    </w:t>
      </w:r>
    </w:p>
    <w:p w14:paraId="7DC8CDF5" w14:textId="77777777" w:rsidR="00E1692E" w:rsidRPr="00B22B37" w:rsidRDefault="00E1692E" w:rsidP="00E1692E">
      <w:pPr>
        <w:spacing w:line="360" w:lineRule="auto"/>
        <w:ind w:firstLine="709"/>
        <w:jc w:val="both"/>
        <w:rPr>
          <w:rFonts w:ascii="Times New Roman" w:hAnsi="Times New Roman" w:cs="Times New Roman"/>
          <w:bCs/>
          <w:iCs/>
          <w:sz w:val="28"/>
          <w:szCs w:val="28"/>
        </w:rPr>
      </w:pPr>
      <w:r w:rsidRPr="00B22B37">
        <w:rPr>
          <w:rFonts w:ascii="Times New Roman" w:hAnsi="Times New Roman" w:cs="Times New Roman"/>
          <w:bCs/>
          <w:i/>
          <w:iCs/>
          <w:sz w:val="28"/>
          <w:szCs w:val="28"/>
        </w:rPr>
        <w:t xml:space="preserve">                                                                                                          </w:t>
      </w:r>
      <w:r w:rsidRPr="00B22B37">
        <w:rPr>
          <w:rFonts w:ascii="Times New Roman" w:hAnsi="Times New Roman" w:cs="Times New Roman"/>
          <w:bCs/>
          <w:iCs/>
          <w:sz w:val="28"/>
          <w:szCs w:val="28"/>
        </w:rPr>
        <w:t xml:space="preserve">Таблица 3 </w:t>
      </w:r>
    </w:p>
    <w:p w14:paraId="1B922A5D"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Расчетные институты</w:t>
      </w:r>
    </w:p>
    <w:tbl>
      <w:tblPr>
        <w:tblW w:w="5000" w:type="pct"/>
        <w:tblLook w:val="0400" w:firstRow="0" w:lastRow="0" w:firstColumn="0" w:lastColumn="0" w:noHBand="0" w:noVBand="1"/>
      </w:tblPr>
      <w:tblGrid>
        <w:gridCol w:w="1904"/>
        <w:gridCol w:w="2630"/>
        <w:gridCol w:w="2353"/>
        <w:gridCol w:w="2458"/>
      </w:tblGrid>
      <w:tr w:rsidR="00E1692E" w:rsidRPr="00B22B37" w14:paraId="504D23E3" w14:textId="77777777" w:rsidTr="00E1692E">
        <w:trPr>
          <w:trHeight w:val="445"/>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Pr>
          <w:p w14:paraId="516FFD16"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расчета</w:t>
            </w:r>
          </w:p>
        </w:tc>
      </w:tr>
      <w:tr w:rsidR="00E1692E" w:rsidRPr="00B22B37" w14:paraId="6D9C8CE7"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A668EB6"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Классический субъект</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B7DAE64"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Новый субъект</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6F97F6BC" w14:textId="77777777" w:rsidR="00E1692E" w:rsidRPr="00B22B37" w:rsidRDefault="00E1692E" w:rsidP="00E1692E">
            <w:pPr>
              <w:spacing w:line="288" w:lineRule="atLeast"/>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3E18448"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b/>
                <w:color w:val="212529"/>
                <w:sz w:val="20"/>
                <w:szCs w:val="20"/>
              </w:rPr>
              <w:t xml:space="preserve">Возможность автоматизации функции </w:t>
            </w:r>
            <w:r w:rsidRPr="00B22B37" w:rsidDel="001F797B">
              <w:rPr>
                <w:rFonts w:ascii="Times New Roman" w:hAnsi="Times New Roman" w:cs="Times New Roman"/>
                <w:b/>
                <w:color w:val="212529"/>
                <w:sz w:val="20"/>
                <w:szCs w:val="20"/>
              </w:rPr>
              <w:t xml:space="preserve"> </w:t>
            </w:r>
          </w:p>
        </w:tc>
      </w:tr>
      <w:tr w:rsidR="00E1692E" w:rsidRPr="00B22B37" w14:paraId="2C5AA807"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9D67673"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Расчетный</w:t>
            </w:r>
          </w:p>
          <w:p w14:paraId="238AEF6C" w14:textId="77777777" w:rsidR="00E1692E" w:rsidRPr="00B22B37" w:rsidRDefault="00E1692E" w:rsidP="00E1692E">
            <w:pPr>
              <w:jc w:val="center"/>
              <w:rPr>
                <w:rFonts w:ascii="Times New Roman" w:hAnsi="Times New Roman" w:cs="Times New Roman"/>
                <w:b/>
                <w:sz w:val="20"/>
                <w:szCs w:val="20"/>
              </w:rPr>
            </w:pPr>
            <w:r w:rsidRPr="00B22B37">
              <w:rPr>
                <w:rFonts w:ascii="Times New Roman" w:hAnsi="Times New Roman" w:cs="Times New Roman"/>
                <w:sz w:val="20"/>
                <w:szCs w:val="20"/>
              </w:rPr>
              <w:t>депозитарий</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40FCD5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Оператор информационной системы ЦФА, оператор обмена ЦФА</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0D44500E"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sz w:val="20"/>
                <w:szCs w:val="20"/>
              </w:rPr>
              <w:t>Осуществление расчетов по результатам сделок, совершенных на торгах организаторов торговли</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0BFE256" w14:textId="77777777" w:rsidR="00E1692E" w:rsidRPr="00B22B37" w:rsidRDefault="00E1692E" w:rsidP="00E1692E">
            <w:pPr>
              <w:spacing w:line="288" w:lineRule="atLeast"/>
              <w:jc w:val="center"/>
              <w:rPr>
                <w:rFonts w:ascii="Times New Roman" w:hAnsi="Times New Roman" w:cs="Times New Roman"/>
                <w:sz w:val="20"/>
                <w:szCs w:val="20"/>
              </w:rPr>
            </w:pPr>
            <w:r w:rsidRPr="00B22B37">
              <w:rPr>
                <w:rFonts w:ascii="Times New Roman" w:hAnsi="Times New Roman" w:cs="Times New Roman"/>
                <w:sz w:val="20"/>
                <w:szCs w:val="20"/>
              </w:rPr>
              <w:t>Функция может выполняться автоматически благодаря использованию алгоритмов смарт-контрактов</w:t>
            </w:r>
          </w:p>
        </w:tc>
      </w:tr>
      <w:tr w:rsidR="00E1692E" w:rsidRPr="00B22B37" w14:paraId="4ACF196B"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CECE385"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Клиринговая организация</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6E12A07"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Оператор информационной системы ЦФА, оператор обмена ЦФА </w:t>
            </w: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571617A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Определение обязательств сторон; зачет взаимных требований; обеспечение исполнения сделок</w:t>
            </w: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597061E" w14:textId="77777777" w:rsidR="00E1692E" w:rsidRPr="00B22B37" w:rsidRDefault="00E1692E" w:rsidP="00E1692E">
            <w:pPr>
              <w:rPr>
                <w:rFonts w:ascii="Times New Roman" w:hAnsi="Times New Roman" w:cs="Times New Roman"/>
                <w:sz w:val="20"/>
                <w:szCs w:val="20"/>
              </w:rPr>
            </w:pPr>
          </w:p>
          <w:p w14:paraId="0DD25E34"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Функция может выполняться автоматически благодаря использованию алгоритмов смарт-контрактов</w:t>
            </w:r>
          </w:p>
          <w:p w14:paraId="5A74B84C" w14:textId="77777777" w:rsidR="00E1692E" w:rsidRPr="00B22B37" w:rsidRDefault="00E1692E" w:rsidP="00E1692E">
            <w:pPr>
              <w:jc w:val="both"/>
              <w:rPr>
                <w:rFonts w:ascii="Times New Roman" w:hAnsi="Times New Roman" w:cs="Times New Roman"/>
                <w:sz w:val="20"/>
                <w:szCs w:val="20"/>
              </w:rPr>
            </w:pPr>
          </w:p>
        </w:tc>
      </w:tr>
      <w:tr w:rsidR="00E1692E" w:rsidRPr="00B22B37" w14:paraId="430C5ABA" w14:textId="77777777" w:rsidTr="00E1692E">
        <w:tc>
          <w:tcPr>
            <w:tcW w:w="101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60F0799"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Центральный контрагент</w:t>
            </w:r>
          </w:p>
        </w:tc>
        <w:tc>
          <w:tcPr>
            <w:tcW w:w="1407"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9A33760"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Оператор обмена ЦФА</w:t>
            </w:r>
          </w:p>
          <w:p w14:paraId="5590199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в случаях, когда тот обеспечивает заключение сделок с ЦФА путем участия в сделке за свой счет</w:t>
            </w:r>
          </w:p>
          <w:p w14:paraId="1432AD25" w14:textId="77777777" w:rsidR="00E1692E" w:rsidRPr="00B22B37" w:rsidRDefault="00E1692E" w:rsidP="00E1692E">
            <w:pPr>
              <w:jc w:val="center"/>
              <w:rPr>
                <w:rFonts w:ascii="Times New Roman" w:hAnsi="Times New Roman" w:cs="Times New Roman"/>
                <w:sz w:val="20"/>
                <w:szCs w:val="20"/>
              </w:rPr>
            </w:pPr>
          </w:p>
          <w:p w14:paraId="77291E82" w14:textId="77777777" w:rsidR="00E1692E" w:rsidRPr="00B22B37" w:rsidRDefault="00E1692E" w:rsidP="00E1692E">
            <w:pPr>
              <w:jc w:val="center"/>
              <w:rPr>
                <w:rFonts w:ascii="Times New Roman" w:hAnsi="Times New Roman" w:cs="Times New Roman"/>
                <w:sz w:val="20"/>
                <w:szCs w:val="20"/>
              </w:rPr>
            </w:pPr>
          </w:p>
        </w:tc>
        <w:tc>
          <w:tcPr>
            <w:tcW w:w="1259" w:type="pct"/>
            <w:tcBorders>
              <w:top w:val="single" w:sz="4" w:space="0" w:color="auto"/>
              <w:left w:val="single" w:sz="4" w:space="0" w:color="auto"/>
              <w:bottom w:val="single" w:sz="4" w:space="0" w:color="auto"/>
              <w:right w:val="single" w:sz="4" w:space="0" w:color="auto"/>
            </w:tcBorders>
            <w:shd w:val="clear" w:color="auto" w:fill="FFFFFF"/>
            <w:vAlign w:val="center"/>
          </w:tcPr>
          <w:p w14:paraId="7F8458A9"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Выступает посредником между сторонами сделки, гарантируя ее исполнение, принимает на себя риски невыполнения обязательств сторонами сделки</w:t>
            </w:r>
          </w:p>
          <w:p w14:paraId="134A39EB" w14:textId="77777777" w:rsidR="00E1692E" w:rsidRPr="00B22B37" w:rsidRDefault="00E1692E" w:rsidP="00E1692E">
            <w:pPr>
              <w:jc w:val="both"/>
              <w:rPr>
                <w:rFonts w:ascii="Times New Roman" w:hAnsi="Times New Roman" w:cs="Times New Roman"/>
                <w:sz w:val="20"/>
                <w:szCs w:val="20"/>
              </w:rPr>
            </w:pPr>
          </w:p>
        </w:tc>
        <w:tc>
          <w:tcPr>
            <w:tcW w:w="131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19C9CDA"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Функция может выполняться автоматически благодаря использованию алгоритмов смарт-контрактов</w:t>
            </w:r>
          </w:p>
          <w:p w14:paraId="103A1EAE" w14:textId="77777777" w:rsidR="00E1692E" w:rsidRPr="00B22B37" w:rsidRDefault="00E1692E" w:rsidP="00E1692E">
            <w:pPr>
              <w:jc w:val="center"/>
              <w:rPr>
                <w:rFonts w:ascii="Times New Roman" w:hAnsi="Times New Roman" w:cs="Times New Roman"/>
                <w:sz w:val="20"/>
                <w:szCs w:val="20"/>
              </w:rPr>
            </w:pPr>
          </w:p>
          <w:p w14:paraId="20B7B7A1" w14:textId="77777777" w:rsidR="00E1692E" w:rsidRPr="00B22B37" w:rsidRDefault="00E1692E" w:rsidP="00E1692E">
            <w:pPr>
              <w:jc w:val="center"/>
              <w:rPr>
                <w:rFonts w:ascii="Times New Roman" w:hAnsi="Times New Roman" w:cs="Times New Roman"/>
                <w:sz w:val="20"/>
                <w:szCs w:val="20"/>
              </w:rPr>
            </w:pPr>
          </w:p>
        </w:tc>
      </w:tr>
    </w:tbl>
    <w:p w14:paraId="4C017719"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Таблица 3 показывает, что функции классических расчетных институтов, таких как клиринговая организация (включая центрального контрагента), могут заменяться алгоритмическими смарт-контрактами.</w:t>
      </w:r>
    </w:p>
    <w:p w14:paraId="6F42D8A4"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t>В. Институты, обеспечивающие ликвидность</w:t>
      </w:r>
      <w:r w:rsidRPr="00B22B37">
        <w:rPr>
          <w:rFonts w:ascii="Times New Roman" w:hAnsi="Times New Roman" w:cs="Times New Roman"/>
          <w:sz w:val="28"/>
          <w:szCs w:val="28"/>
        </w:rPr>
        <w:t>: маркет-</w:t>
      </w:r>
      <w:proofErr w:type="spellStart"/>
      <w:r w:rsidRPr="00B22B37">
        <w:rPr>
          <w:rFonts w:ascii="Times New Roman" w:hAnsi="Times New Roman" w:cs="Times New Roman"/>
          <w:sz w:val="28"/>
          <w:szCs w:val="28"/>
        </w:rPr>
        <w:t>мейкер</w:t>
      </w:r>
      <w:proofErr w:type="spellEnd"/>
      <w:r w:rsidRPr="00B22B37">
        <w:rPr>
          <w:rFonts w:ascii="Times New Roman" w:hAnsi="Times New Roman" w:cs="Times New Roman"/>
          <w:sz w:val="28"/>
          <w:szCs w:val="28"/>
        </w:rPr>
        <w:t xml:space="preserve">, оператор информационной системы ЦФА, оператор обмена ЦФА </w:t>
      </w:r>
    </w:p>
    <w:p w14:paraId="727DEE42" w14:textId="77777777" w:rsidR="00E1692E" w:rsidRPr="00B22B37" w:rsidRDefault="00E1692E" w:rsidP="00E1692E">
      <w:pPr>
        <w:spacing w:line="360" w:lineRule="auto"/>
        <w:ind w:firstLine="709"/>
        <w:jc w:val="both"/>
        <w:rPr>
          <w:rFonts w:ascii="Times New Roman" w:hAnsi="Times New Roman" w:cs="Times New Roman"/>
          <w:bCs/>
          <w:iCs/>
          <w:sz w:val="28"/>
          <w:szCs w:val="28"/>
        </w:rPr>
      </w:pPr>
      <w:r w:rsidRPr="00B22B37">
        <w:rPr>
          <w:rFonts w:ascii="Times New Roman" w:hAnsi="Times New Roman" w:cs="Times New Roman"/>
          <w:bCs/>
          <w:iCs/>
          <w:sz w:val="28"/>
          <w:szCs w:val="28"/>
        </w:rPr>
        <w:t xml:space="preserve">                                                                                                          Таблица 4</w:t>
      </w:r>
    </w:p>
    <w:p w14:paraId="642A3C5B"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lastRenderedPageBreak/>
        <w:t>Институты, обеспечивающие ликвидность</w:t>
      </w:r>
    </w:p>
    <w:tbl>
      <w:tblPr>
        <w:tblW w:w="4985" w:type="pct"/>
        <w:tblLayout w:type="fixed"/>
        <w:tblLook w:val="0400" w:firstRow="0" w:lastRow="0" w:firstColumn="0" w:lastColumn="0" w:noHBand="0" w:noVBand="1"/>
      </w:tblPr>
      <w:tblGrid>
        <w:gridCol w:w="1947"/>
        <w:gridCol w:w="2290"/>
        <w:gridCol w:w="2592"/>
        <w:gridCol w:w="2488"/>
      </w:tblGrid>
      <w:tr w:rsidR="00E1692E" w:rsidRPr="00B22B37" w14:paraId="7C859060" w14:textId="77777777" w:rsidTr="00E1692E">
        <w:tc>
          <w:tcPr>
            <w:tcW w:w="5000" w:type="pct"/>
            <w:gridSpan w:val="4"/>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35A5BEE" w14:textId="77777777" w:rsidR="00E1692E" w:rsidRPr="00B22B37" w:rsidRDefault="00E1692E" w:rsidP="00E1692E">
            <w:pPr>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обеспечения ликвидности</w:t>
            </w:r>
          </w:p>
        </w:tc>
      </w:tr>
      <w:tr w:rsidR="00E1692E" w:rsidRPr="00B22B37" w14:paraId="643FFE24" w14:textId="77777777" w:rsidTr="00E1692E">
        <w:trPr>
          <w:trHeight w:val="645"/>
        </w:trPr>
        <w:tc>
          <w:tcPr>
            <w:tcW w:w="10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B00A7B1" w14:textId="77777777" w:rsidR="00E1692E" w:rsidRPr="00B22B37" w:rsidRDefault="00E1692E" w:rsidP="00E1692E">
            <w:pPr>
              <w:spacing w:after="140"/>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Классический субъект</w:t>
            </w:r>
          </w:p>
        </w:tc>
        <w:tc>
          <w:tcPr>
            <w:tcW w:w="122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32DEBAB"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Новый субъект</w:t>
            </w:r>
          </w:p>
        </w:tc>
        <w:tc>
          <w:tcPr>
            <w:tcW w:w="1391"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3B6EC12"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b/>
                <w:bCs/>
                <w:sz w:val="20"/>
                <w:szCs w:val="20"/>
              </w:rPr>
              <w:t>Функция</w:t>
            </w:r>
          </w:p>
        </w:tc>
        <w:tc>
          <w:tcPr>
            <w:tcW w:w="1335" w:type="pct"/>
            <w:tcBorders>
              <w:top w:val="single" w:sz="4" w:space="0" w:color="auto"/>
              <w:left w:val="single" w:sz="4" w:space="0" w:color="auto"/>
              <w:bottom w:val="single" w:sz="4" w:space="0" w:color="auto"/>
              <w:right w:val="single" w:sz="4" w:space="0" w:color="auto"/>
            </w:tcBorders>
            <w:shd w:val="clear" w:color="auto" w:fill="FFFFFF"/>
          </w:tcPr>
          <w:p w14:paraId="3B8B2610"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b/>
                <w:color w:val="212529"/>
                <w:sz w:val="20"/>
                <w:szCs w:val="20"/>
              </w:rPr>
              <w:t xml:space="preserve">Возможность автоматизации функции </w:t>
            </w:r>
            <w:r w:rsidRPr="00B22B37" w:rsidDel="001F797B">
              <w:rPr>
                <w:rFonts w:ascii="Times New Roman" w:hAnsi="Times New Roman" w:cs="Times New Roman"/>
                <w:b/>
                <w:color w:val="212529"/>
                <w:sz w:val="20"/>
                <w:szCs w:val="20"/>
              </w:rPr>
              <w:t xml:space="preserve"> </w:t>
            </w:r>
          </w:p>
        </w:tc>
      </w:tr>
      <w:tr w:rsidR="00E1692E" w:rsidRPr="00B22B37" w14:paraId="383B0206" w14:textId="77777777" w:rsidTr="00E1692E">
        <w:tc>
          <w:tcPr>
            <w:tcW w:w="10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6058C1D" w14:textId="77777777" w:rsidR="00E1692E" w:rsidRPr="00B22B37" w:rsidRDefault="00E1692E" w:rsidP="00E1692E">
            <w:pPr>
              <w:spacing w:after="140"/>
              <w:rPr>
                <w:rFonts w:ascii="Times New Roman" w:hAnsi="Times New Roman" w:cs="Times New Roman"/>
                <w:sz w:val="20"/>
                <w:szCs w:val="20"/>
              </w:rPr>
            </w:pPr>
            <w:r w:rsidRPr="00B22B37">
              <w:rPr>
                <w:rFonts w:ascii="Times New Roman" w:hAnsi="Times New Roman" w:cs="Times New Roman"/>
                <w:sz w:val="20"/>
                <w:szCs w:val="20"/>
              </w:rPr>
              <w:t>Маркет-</w:t>
            </w:r>
            <w:proofErr w:type="spellStart"/>
            <w:r w:rsidRPr="00B22B37">
              <w:rPr>
                <w:rFonts w:ascii="Times New Roman" w:hAnsi="Times New Roman" w:cs="Times New Roman"/>
                <w:sz w:val="20"/>
                <w:szCs w:val="20"/>
              </w:rPr>
              <w:t>мейкер</w:t>
            </w:r>
            <w:proofErr w:type="spellEnd"/>
            <w:r w:rsidRPr="00B22B37">
              <w:rPr>
                <w:rFonts w:ascii="Times New Roman" w:hAnsi="Times New Roman" w:cs="Times New Roman"/>
                <w:sz w:val="20"/>
                <w:szCs w:val="20"/>
              </w:rPr>
              <w:t xml:space="preserve"> </w:t>
            </w:r>
          </w:p>
        </w:tc>
        <w:tc>
          <w:tcPr>
            <w:tcW w:w="1229"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DDCF0A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Оператор информационной системы ЦФА, оператор обмена ЦФА</w:t>
            </w:r>
          </w:p>
          <w:p w14:paraId="40081DE4" w14:textId="77777777" w:rsidR="00E1692E" w:rsidRPr="00B22B37" w:rsidRDefault="00E1692E" w:rsidP="00E1692E">
            <w:pPr>
              <w:jc w:val="center"/>
              <w:rPr>
                <w:rFonts w:ascii="Times New Roman" w:hAnsi="Times New Roman" w:cs="Times New Roman"/>
                <w:sz w:val="20"/>
                <w:szCs w:val="20"/>
              </w:rPr>
            </w:pPr>
          </w:p>
        </w:tc>
        <w:tc>
          <w:tcPr>
            <w:tcW w:w="1391"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26F7FA9"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Поддержание цен, спроса, предложения и (или) объема торгов финансовыми инструментами, иностранной валютой и (или) товаром</w:t>
            </w:r>
          </w:p>
        </w:tc>
        <w:tc>
          <w:tcPr>
            <w:tcW w:w="1335" w:type="pct"/>
            <w:tcBorders>
              <w:top w:val="single" w:sz="4" w:space="0" w:color="auto"/>
              <w:left w:val="single" w:sz="4" w:space="0" w:color="auto"/>
              <w:bottom w:val="single" w:sz="4" w:space="0" w:color="auto"/>
              <w:right w:val="single" w:sz="4" w:space="0" w:color="auto"/>
            </w:tcBorders>
            <w:shd w:val="clear" w:color="auto" w:fill="FFFFFF"/>
          </w:tcPr>
          <w:p w14:paraId="5A8122FA"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Автоматизированный маркет-</w:t>
            </w:r>
            <w:proofErr w:type="spellStart"/>
            <w:r w:rsidRPr="00B22B37">
              <w:rPr>
                <w:rFonts w:ascii="Times New Roman" w:hAnsi="Times New Roman" w:cs="Times New Roman"/>
                <w:sz w:val="20"/>
                <w:szCs w:val="20"/>
              </w:rPr>
              <w:t>мейкер</w:t>
            </w:r>
            <w:proofErr w:type="spellEnd"/>
            <w:r w:rsidRPr="00B22B37">
              <w:rPr>
                <w:rFonts w:ascii="Times New Roman" w:hAnsi="Times New Roman" w:cs="Times New Roman"/>
                <w:sz w:val="20"/>
                <w:szCs w:val="20"/>
              </w:rPr>
              <w:t>: децентрализованные алгоритмы и смарт-контракты, автоматически формирующие ликвидность без посредника</w:t>
            </w:r>
          </w:p>
          <w:p w14:paraId="2727AD95" w14:textId="77777777" w:rsidR="00E1692E" w:rsidRPr="00B22B37" w:rsidRDefault="00E1692E" w:rsidP="00E1692E">
            <w:pPr>
              <w:jc w:val="center"/>
              <w:rPr>
                <w:rFonts w:ascii="Times New Roman" w:hAnsi="Times New Roman" w:cs="Times New Roman"/>
                <w:sz w:val="20"/>
                <w:szCs w:val="20"/>
              </w:rPr>
            </w:pPr>
          </w:p>
        </w:tc>
      </w:tr>
    </w:tbl>
    <w:p w14:paraId="4AC9724D"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Таблица 4 показывает, что функции маркет-</w:t>
      </w:r>
      <w:proofErr w:type="spellStart"/>
      <w:r w:rsidRPr="00B22B37">
        <w:rPr>
          <w:rFonts w:ascii="Times New Roman" w:hAnsi="Times New Roman" w:cs="Times New Roman"/>
          <w:sz w:val="28"/>
          <w:szCs w:val="28"/>
        </w:rPr>
        <w:t>мейкера</w:t>
      </w:r>
      <w:proofErr w:type="spellEnd"/>
      <w:r w:rsidRPr="00B22B37">
        <w:rPr>
          <w:rFonts w:ascii="Times New Roman" w:hAnsi="Times New Roman" w:cs="Times New Roman"/>
          <w:sz w:val="28"/>
          <w:szCs w:val="28"/>
        </w:rPr>
        <w:t xml:space="preserve"> могут быть заменены алгоритмическими смарт-контрактами, которые </w:t>
      </w:r>
      <w:r w:rsidRPr="00B22B37">
        <w:rPr>
          <w:rFonts w:ascii="Times New Roman" w:hAnsi="Times New Roman" w:cs="Times New Roman"/>
          <w:i/>
          <w:iCs/>
          <w:sz w:val="28"/>
          <w:szCs w:val="28"/>
        </w:rPr>
        <w:t>автоматически</w:t>
      </w:r>
      <w:r w:rsidRPr="00B22B37">
        <w:rPr>
          <w:rFonts w:ascii="Times New Roman" w:hAnsi="Times New Roman" w:cs="Times New Roman"/>
          <w:sz w:val="28"/>
          <w:szCs w:val="28"/>
        </w:rPr>
        <w:t xml:space="preserve"> обеспечивают ликвидность торговых пар. </w:t>
      </w:r>
    </w:p>
    <w:p w14:paraId="2D32D0CF" w14:textId="77777777" w:rsidR="00E1692E" w:rsidRPr="00B22B37" w:rsidRDefault="00E1692E" w:rsidP="00E1692E">
      <w:pPr>
        <w:spacing w:before="240" w:line="360" w:lineRule="auto"/>
        <w:ind w:firstLine="709"/>
        <w:jc w:val="both"/>
        <w:rPr>
          <w:rFonts w:ascii="Times New Roman" w:hAnsi="Times New Roman" w:cs="Times New Roman"/>
          <w:sz w:val="28"/>
          <w:szCs w:val="28"/>
        </w:rPr>
      </w:pPr>
      <w:r w:rsidRPr="00B22B37">
        <w:rPr>
          <w:rFonts w:ascii="Times New Roman" w:hAnsi="Times New Roman" w:cs="Times New Roman"/>
          <w:b/>
          <w:sz w:val="28"/>
          <w:szCs w:val="28"/>
        </w:rPr>
        <w:t>2) Модель 2</w:t>
      </w:r>
    </w:p>
    <w:p w14:paraId="11817111" w14:textId="77777777" w:rsidR="00E1692E" w:rsidRPr="00B22B37" w:rsidRDefault="00E1692E" w:rsidP="00E1692E">
      <w:pPr>
        <w:spacing w:line="360" w:lineRule="auto"/>
        <w:ind w:firstLine="709"/>
        <w:jc w:val="both"/>
        <w:rPr>
          <w:rFonts w:ascii="Times New Roman" w:hAnsi="Times New Roman" w:cs="Times New Roman"/>
          <w:bCs/>
          <w:sz w:val="28"/>
          <w:szCs w:val="28"/>
        </w:rPr>
      </w:pPr>
      <w:r w:rsidRPr="00B22B37">
        <w:rPr>
          <w:rFonts w:ascii="Times New Roman" w:hAnsi="Times New Roman" w:cs="Times New Roman"/>
          <w:b/>
          <w:bCs/>
          <w:sz w:val="28"/>
          <w:szCs w:val="28"/>
        </w:rPr>
        <w:t>Институты, обеспечивающие обращение финансовых активов:</w:t>
      </w:r>
      <w:r w:rsidRPr="00B22B37">
        <w:rPr>
          <w:rFonts w:ascii="Times New Roman" w:hAnsi="Times New Roman" w:cs="Times New Roman"/>
          <w:bCs/>
          <w:sz w:val="28"/>
          <w:szCs w:val="28"/>
        </w:rPr>
        <w:t xml:space="preserve"> организатор торговли, оператор обмена ЦФА, оператор информационной системы ЦФА.</w:t>
      </w:r>
    </w:p>
    <w:p w14:paraId="2DDB40D0"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По действующему регулированию у каждого из субъектов, отнесенных к Модели 2, ключевая функция связана с обеспечением обращения активов. В то же время для каждого из них эта функция ограничена: типом актива и (или) видами сделок, которые могут заключаться через эти субъекты и (или) невозможностью этих субъектов осуществлять юридически значимый учет совершенных сделок: </w:t>
      </w:r>
    </w:p>
    <w:p w14:paraId="4F5248C6"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w:t>
      </w:r>
      <w:r w:rsidRPr="00B22B37">
        <w:rPr>
          <w:rFonts w:ascii="Times New Roman" w:hAnsi="Times New Roman" w:cs="Times New Roman"/>
          <w:i/>
          <w:sz w:val="28"/>
          <w:szCs w:val="28"/>
        </w:rPr>
        <w:t>организатор торговли</w:t>
      </w:r>
      <w:r w:rsidRPr="00B22B37">
        <w:rPr>
          <w:rFonts w:ascii="Times New Roman" w:hAnsi="Times New Roman" w:cs="Times New Roman"/>
          <w:sz w:val="28"/>
          <w:szCs w:val="28"/>
        </w:rPr>
        <w:t xml:space="preserve"> вправе обеспечивать заключение сделок только с товарами, ценными бумагами, иностранной валютой (пункт 7 части 1 статьи 2 Федерального закона от 21.11.2011 № 325-ФЗ «Об организованных торгах»), а также цифровой валютой в рамках экспериментального правового режима (часть 3 статьи 1 ФЗ «Об организованных торгах»);</w:t>
      </w:r>
    </w:p>
    <w:p w14:paraId="22BEAC46"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w:t>
      </w:r>
      <w:r w:rsidRPr="00B22B37">
        <w:rPr>
          <w:rFonts w:ascii="Times New Roman" w:hAnsi="Times New Roman" w:cs="Times New Roman"/>
          <w:i/>
          <w:sz w:val="28"/>
          <w:szCs w:val="28"/>
        </w:rPr>
        <w:t xml:space="preserve">оператор обмена ЦФА </w:t>
      </w:r>
      <w:r w:rsidRPr="00B22B37">
        <w:rPr>
          <w:rFonts w:ascii="Times New Roman" w:hAnsi="Times New Roman" w:cs="Times New Roman"/>
          <w:sz w:val="28"/>
          <w:szCs w:val="28"/>
        </w:rPr>
        <w:t xml:space="preserve">вправе обеспечивать заключение сделок только с ЦФА, ГЦП (часть 1 статьи 10 ФЗ «О цифровых финансовых активах»). Кроме того, оператор обмена ЦФА не может осуществлять юридический значимый </w:t>
      </w:r>
      <w:r w:rsidRPr="00B22B37">
        <w:rPr>
          <w:rFonts w:ascii="Times New Roman" w:hAnsi="Times New Roman" w:cs="Times New Roman"/>
          <w:sz w:val="28"/>
          <w:szCs w:val="28"/>
        </w:rPr>
        <w:lastRenderedPageBreak/>
        <w:t xml:space="preserve">учет совершенных сделок. Так, в силу части 5 статьи 4 ФЗ «О цифровых финансовых активах» правовые последствия от заключенной сделки возникают в момент внесения записи в информационную систему оператора информационной системы ЦФА; </w:t>
      </w:r>
    </w:p>
    <w:p w14:paraId="07E3B2D4"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 </w:t>
      </w:r>
      <w:r w:rsidRPr="00B22B37">
        <w:rPr>
          <w:rFonts w:ascii="Times New Roman" w:hAnsi="Times New Roman" w:cs="Times New Roman"/>
          <w:i/>
          <w:sz w:val="28"/>
          <w:szCs w:val="28"/>
        </w:rPr>
        <w:t>оператор информационной системы ЦФА</w:t>
      </w:r>
      <w:r w:rsidRPr="00B22B37">
        <w:rPr>
          <w:rFonts w:ascii="Times New Roman" w:hAnsi="Times New Roman" w:cs="Times New Roman"/>
          <w:sz w:val="28"/>
          <w:szCs w:val="28"/>
        </w:rPr>
        <w:t xml:space="preserve"> вправе обеспечивать заключение сделок только с определенными видами активов: ЦФА, ГЦП и только по определенным видам сделок (часть 16 статьи 5, часть 1 статьи 10 ФЗ «О цифровых финансовых активах»). </w:t>
      </w:r>
    </w:p>
    <w:p w14:paraId="455027BD" w14:textId="77777777" w:rsidR="00E1692E" w:rsidRPr="00B22B37" w:rsidRDefault="00E1692E" w:rsidP="00E1692E">
      <w:pPr>
        <w:spacing w:line="360" w:lineRule="auto"/>
        <w:ind w:firstLine="709"/>
        <w:jc w:val="both"/>
        <w:rPr>
          <w:rFonts w:ascii="Times New Roman" w:hAnsi="Times New Roman" w:cs="Times New Roman"/>
          <w:bCs/>
          <w:iCs/>
          <w:sz w:val="28"/>
          <w:szCs w:val="28"/>
        </w:rPr>
      </w:pPr>
      <w:r w:rsidRPr="00B22B37">
        <w:rPr>
          <w:rFonts w:ascii="Times New Roman" w:hAnsi="Times New Roman" w:cs="Times New Roman"/>
          <w:bCs/>
          <w:i/>
          <w:iCs/>
          <w:sz w:val="28"/>
          <w:szCs w:val="28"/>
        </w:rPr>
        <w:t xml:space="preserve">                                                                                                          </w:t>
      </w:r>
      <w:r w:rsidRPr="00B22B37">
        <w:rPr>
          <w:rFonts w:ascii="Times New Roman" w:hAnsi="Times New Roman" w:cs="Times New Roman"/>
          <w:bCs/>
          <w:iCs/>
          <w:sz w:val="28"/>
          <w:szCs w:val="28"/>
        </w:rPr>
        <w:t>Таблица 5</w:t>
      </w:r>
    </w:p>
    <w:p w14:paraId="2F114465" w14:textId="77777777" w:rsidR="00E1692E" w:rsidRPr="00B22B37" w:rsidRDefault="00E1692E" w:rsidP="00E1692E">
      <w:pPr>
        <w:spacing w:line="360" w:lineRule="auto"/>
        <w:ind w:firstLine="709"/>
        <w:jc w:val="center"/>
        <w:rPr>
          <w:rFonts w:ascii="Times New Roman" w:hAnsi="Times New Roman" w:cs="Times New Roman"/>
          <w:bCs/>
          <w:i/>
          <w:iCs/>
          <w:sz w:val="28"/>
          <w:szCs w:val="28"/>
        </w:rPr>
      </w:pPr>
      <w:r w:rsidRPr="00B22B37">
        <w:rPr>
          <w:rFonts w:ascii="Times New Roman" w:hAnsi="Times New Roman" w:cs="Times New Roman"/>
          <w:bCs/>
          <w:i/>
          <w:iCs/>
          <w:sz w:val="28"/>
          <w:szCs w:val="28"/>
        </w:rPr>
        <w:t>Институты, обеспечивающие обращение активов</w:t>
      </w:r>
    </w:p>
    <w:tbl>
      <w:tblPr>
        <w:tblW w:w="5000" w:type="pct"/>
        <w:tblLayout w:type="fixed"/>
        <w:tblLook w:val="0400" w:firstRow="0" w:lastRow="0" w:firstColumn="0" w:lastColumn="0" w:noHBand="0" w:noVBand="1"/>
      </w:tblPr>
      <w:tblGrid>
        <w:gridCol w:w="1955"/>
        <w:gridCol w:w="1766"/>
        <w:gridCol w:w="3402"/>
        <w:gridCol w:w="2222"/>
      </w:tblGrid>
      <w:tr w:rsidR="00E1692E" w:rsidRPr="00B22B37" w14:paraId="08684642" w14:textId="77777777" w:rsidTr="00E1692E">
        <w:trPr>
          <w:trHeight w:val="379"/>
          <w:tblHead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4799C26"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 обращения</w:t>
            </w:r>
          </w:p>
        </w:tc>
      </w:tr>
      <w:tr w:rsidR="00E1692E" w:rsidRPr="00B22B37" w14:paraId="0BBF9B85" w14:textId="77777777" w:rsidTr="00E1692E">
        <w:trPr>
          <w:trHeight w:val="559"/>
          <w:tblHeader/>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35C0D66"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Субъект</w:t>
            </w: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D7AB71B"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Тип субъекта</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7CF515E" w14:textId="77777777" w:rsidR="00E1692E" w:rsidRPr="00B22B37"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Функция</w:t>
            </w:r>
          </w:p>
        </w:tc>
        <w:tc>
          <w:tcPr>
            <w:tcW w:w="1189" w:type="pct"/>
            <w:tcBorders>
              <w:top w:val="single" w:sz="4" w:space="0" w:color="auto"/>
              <w:left w:val="single" w:sz="4" w:space="0" w:color="auto"/>
              <w:bottom w:val="single" w:sz="4" w:space="0" w:color="auto"/>
              <w:right w:val="single" w:sz="4" w:space="0" w:color="auto"/>
            </w:tcBorders>
            <w:shd w:val="clear" w:color="auto" w:fill="FFFFFF"/>
          </w:tcPr>
          <w:p w14:paraId="37712C5C" w14:textId="77777777" w:rsidR="00E1692E" w:rsidRPr="00B22B37" w:rsidDel="00F766D0" w:rsidRDefault="00E1692E" w:rsidP="00E1692E">
            <w:pPr>
              <w:spacing w:after="138"/>
              <w:jc w:val="center"/>
              <w:rPr>
                <w:rFonts w:ascii="Times New Roman" w:hAnsi="Times New Roman" w:cs="Times New Roman"/>
                <w:b/>
                <w:color w:val="212529"/>
                <w:sz w:val="20"/>
                <w:szCs w:val="20"/>
              </w:rPr>
            </w:pPr>
            <w:r w:rsidRPr="00B22B37">
              <w:rPr>
                <w:rFonts w:ascii="Times New Roman" w:hAnsi="Times New Roman" w:cs="Times New Roman"/>
                <w:b/>
                <w:color w:val="212529"/>
                <w:sz w:val="20"/>
                <w:szCs w:val="20"/>
              </w:rPr>
              <w:t xml:space="preserve">Функция без учета ограничения по </w:t>
            </w:r>
            <w:r w:rsidRPr="00B22B37">
              <w:rPr>
                <w:rFonts w:ascii="Times New Roman" w:hAnsi="Times New Roman" w:cs="Times New Roman"/>
                <w:b/>
                <w:sz w:val="20"/>
                <w:szCs w:val="20"/>
              </w:rPr>
              <w:t>типу актива и (или) видам сделок</w:t>
            </w:r>
          </w:p>
        </w:tc>
      </w:tr>
      <w:tr w:rsidR="00E1692E" w:rsidRPr="00B22B37" w14:paraId="154888B6" w14:textId="77777777" w:rsidTr="00E1692E">
        <w:trPr>
          <w:trHeight w:val="783"/>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0BDE57A" w14:textId="77777777" w:rsidR="00E1692E" w:rsidRPr="00B22B37" w:rsidRDefault="00E1692E" w:rsidP="00E1692E">
            <w:pPr>
              <w:spacing w:after="138"/>
              <w:jc w:val="center"/>
              <w:rPr>
                <w:rFonts w:ascii="Times New Roman" w:hAnsi="Times New Roman" w:cs="Times New Roman"/>
                <w:color w:val="212529"/>
              </w:rPr>
            </w:pPr>
            <w:r w:rsidRPr="00B22B37">
              <w:rPr>
                <w:rFonts w:ascii="Times New Roman" w:hAnsi="Times New Roman" w:cs="Times New Roman"/>
                <w:color w:val="212529"/>
              </w:rPr>
              <w:t>Организатор торговли (биржа или торговая система)</w:t>
            </w: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201960F3" w14:textId="77777777" w:rsidR="00E1692E" w:rsidRPr="00B22B37" w:rsidRDefault="00E1692E" w:rsidP="00E1692E">
            <w:pPr>
              <w:spacing w:line="288" w:lineRule="atLeast"/>
              <w:rPr>
                <w:rFonts w:ascii="Times New Roman" w:hAnsi="Times New Roman" w:cs="Times New Roman"/>
                <w:color w:val="212529"/>
                <w:sz w:val="20"/>
                <w:szCs w:val="20"/>
                <w:vertAlign w:val="superscript"/>
              </w:rPr>
            </w:pPr>
            <w:r w:rsidRPr="00B22B37">
              <w:rPr>
                <w:rFonts w:ascii="Times New Roman" w:hAnsi="Times New Roman" w:cs="Times New Roman"/>
                <w:color w:val="212529"/>
                <w:sz w:val="20"/>
                <w:szCs w:val="20"/>
              </w:rPr>
              <w:t>Классический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08A905C6"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Услуги по проведению организованных торгов товарами, ценными бумагами, иностранной валютой, непосредственно способствующие заключению гражданско-правовых сделок </w:t>
            </w:r>
          </w:p>
        </w:tc>
        <w:tc>
          <w:tcPr>
            <w:tcW w:w="1189" w:type="pct"/>
            <w:tcBorders>
              <w:top w:val="single" w:sz="4" w:space="0" w:color="auto"/>
              <w:left w:val="single" w:sz="4" w:space="0" w:color="auto"/>
              <w:bottom w:val="single" w:sz="4" w:space="0" w:color="auto"/>
              <w:right w:val="single" w:sz="4" w:space="0" w:color="auto"/>
            </w:tcBorders>
            <w:shd w:val="clear" w:color="auto" w:fill="FFFFFF"/>
            <w:vAlign w:val="center"/>
          </w:tcPr>
          <w:p w14:paraId="574F38F2" w14:textId="77777777" w:rsidR="00E1692E" w:rsidRPr="00B22B37" w:rsidDel="00D617E5"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r w:rsidR="00E1692E" w:rsidRPr="00B22B37" w14:paraId="797FB883" w14:textId="77777777" w:rsidTr="00E1692E">
        <w:trPr>
          <w:trHeight w:val="4681"/>
        </w:trPr>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1AB17E11"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 xml:space="preserve">Оператор информационной системы ЦФА </w:t>
            </w:r>
          </w:p>
          <w:p w14:paraId="263E24C0"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w:t>
            </w:r>
            <w:r w:rsidRPr="00B22B37">
              <w:rPr>
                <w:rFonts w:ascii="Times New Roman" w:hAnsi="Times New Roman" w:cs="Times New Roman"/>
                <w:i/>
                <w:color w:val="212529"/>
                <w:sz w:val="20"/>
                <w:szCs w:val="20"/>
              </w:rPr>
              <w:t>с оговорками)</w:t>
            </w:r>
          </w:p>
          <w:p w14:paraId="391493AC" w14:textId="77777777" w:rsidR="00E1692E" w:rsidRPr="00B22B37" w:rsidRDefault="00E1692E" w:rsidP="00E1692E">
            <w:pPr>
              <w:jc w:val="both"/>
              <w:rPr>
                <w:rFonts w:ascii="Times New Roman" w:hAnsi="Times New Roman" w:cs="Times New Roman"/>
                <w:b/>
                <w:color w:val="212529"/>
                <w:sz w:val="20"/>
                <w:szCs w:val="20"/>
              </w:rPr>
            </w:pP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6571F09E"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Новый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5F28D402"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Обеспечивает совершение </w:t>
            </w:r>
            <w:r w:rsidRPr="00B22B37">
              <w:rPr>
                <w:rFonts w:ascii="Times New Roman" w:hAnsi="Times New Roman" w:cs="Times New Roman"/>
                <w:i/>
                <w:sz w:val="20"/>
                <w:szCs w:val="20"/>
              </w:rPr>
              <w:t xml:space="preserve">сделок </w:t>
            </w:r>
            <w:r w:rsidRPr="00B22B37">
              <w:rPr>
                <w:rFonts w:ascii="Times New Roman" w:hAnsi="Times New Roman" w:cs="Times New Roman"/>
                <w:sz w:val="20"/>
                <w:szCs w:val="20"/>
              </w:rPr>
              <w:t xml:space="preserve">с ЦФА, выпущенными в информационной системе оператора информационной системы ЦФА, связанных с: </w:t>
            </w:r>
          </w:p>
          <w:p w14:paraId="3C5A3F2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1) приобретением ЦФА при их выпуске;</w:t>
            </w:r>
          </w:p>
          <w:p w14:paraId="6D364AC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2) прекращением обязательств, удостоверенных ЦФА; </w:t>
            </w:r>
          </w:p>
          <w:p w14:paraId="56DFC5A7"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3) использованием ЦФА в качестве встречного предоставления по внешнеторговым договорам (контрактам);</w:t>
            </w:r>
          </w:p>
          <w:p w14:paraId="61AE803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4) иных сделок в случае, предусмотренном частью 16 статьи 5 ФЗ о цифровых финансовых активах</w:t>
            </w:r>
          </w:p>
        </w:tc>
        <w:tc>
          <w:tcPr>
            <w:tcW w:w="1189" w:type="pct"/>
            <w:tcBorders>
              <w:top w:val="single" w:sz="4" w:space="0" w:color="auto"/>
              <w:left w:val="single" w:sz="4" w:space="0" w:color="auto"/>
              <w:bottom w:val="single" w:sz="4" w:space="0" w:color="auto"/>
              <w:right w:val="single" w:sz="4" w:space="0" w:color="auto"/>
            </w:tcBorders>
            <w:shd w:val="clear" w:color="auto" w:fill="FFFFFF"/>
            <w:vAlign w:val="center"/>
          </w:tcPr>
          <w:p w14:paraId="7E78C08C" w14:textId="77777777" w:rsidR="00E1692E" w:rsidRPr="00B22B37" w:rsidDel="00D617E5"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r w:rsidR="00E1692E" w:rsidRPr="00B22B37" w14:paraId="0DD0EB4A" w14:textId="77777777" w:rsidTr="00E1692E">
        <w:tc>
          <w:tcPr>
            <w:tcW w:w="1046"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3D66AF5"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lastRenderedPageBreak/>
              <w:t xml:space="preserve">Оператор обмена ЦФА </w:t>
            </w:r>
          </w:p>
          <w:p w14:paraId="43D20C19"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w:t>
            </w:r>
            <w:r w:rsidRPr="00B22B37">
              <w:rPr>
                <w:rFonts w:ascii="Times New Roman" w:hAnsi="Times New Roman" w:cs="Times New Roman"/>
                <w:i/>
                <w:color w:val="212529"/>
                <w:sz w:val="20"/>
                <w:szCs w:val="20"/>
              </w:rPr>
              <w:t>с оговорками</w:t>
            </w:r>
            <w:r w:rsidRPr="00B22B37">
              <w:rPr>
                <w:rFonts w:ascii="Times New Roman" w:hAnsi="Times New Roman" w:cs="Times New Roman"/>
                <w:color w:val="212529"/>
                <w:sz w:val="20"/>
                <w:szCs w:val="20"/>
              </w:rPr>
              <w:t>)</w:t>
            </w:r>
          </w:p>
          <w:p w14:paraId="6C2705C7" w14:textId="77777777" w:rsidR="00E1692E" w:rsidRPr="00B22B37" w:rsidRDefault="00E1692E" w:rsidP="00E1692E">
            <w:pPr>
              <w:jc w:val="both"/>
              <w:rPr>
                <w:rFonts w:ascii="Times New Roman" w:hAnsi="Times New Roman" w:cs="Times New Roman"/>
                <w:b/>
                <w:color w:val="212529"/>
                <w:sz w:val="20"/>
                <w:szCs w:val="20"/>
              </w:rPr>
            </w:pPr>
          </w:p>
        </w:tc>
        <w:tc>
          <w:tcPr>
            <w:tcW w:w="945"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3015964F" w14:textId="77777777" w:rsidR="00E1692E" w:rsidRPr="00B22B37" w:rsidRDefault="00E1692E" w:rsidP="00E1692E">
            <w:pPr>
              <w:jc w:val="center"/>
              <w:rPr>
                <w:rFonts w:ascii="Times New Roman" w:hAnsi="Times New Roman" w:cs="Times New Roman"/>
                <w:color w:val="212529"/>
                <w:sz w:val="20"/>
                <w:szCs w:val="20"/>
              </w:rPr>
            </w:pPr>
            <w:r w:rsidRPr="00B22B37">
              <w:rPr>
                <w:rFonts w:ascii="Times New Roman" w:hAnsi="Times New Roman" w:cs="Times New Roman"/>
                <w:color w:val="212529"/>
                <w:sz w:val="20"/>
                <w:szCs w:val="20"/>
              </w:rPr>
              <w:t>Новый</w:t>
            </w:r>
          </w:p>
        </w:tc>
        <w:tc>
          <w:tcPr>
            <w:tcW w:w="1820" w:type="pct"/>
            <w:tcBorders>
              <w:top w:val="single" w:sz="4" w:space="0" w:color="auto"/>
              <w:left w:val="single" w:sz="4" w:space="0" w:color="auto"/>
              <w:bottom w:val="single" w:sz="4" w:space="0" w:color="auto"/>
              <w:right w:val="single" w:sz="4" w:space="0" w:color="auto"/>
            </w:tcBorders>
            <w:shd w:val="clear" w:color="auto" w:fill="FFFFFF"/>
            <w:tcMar>
              <w:top w:w="90" w:type="dxa"/>
              <w:left w:w="195" w:type="dxa"/>
              <w:bottom w:w="90" w:type="dxa"/>
              <w:right w:w="195" w:type="dxa"/>
            </w:tcMar>
            <w:vAlign w:val="center"/>
          </w:tcPr>
          <w:p w14:paraId="473427A5"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Обеспечивает совершение сделок купли-продажи ЦФА, иных сделок, связанных с ЦФА</w:t>
            </w:r>
          </w:p>
        </w:tc>
        <w:tc>
          <w:tcPr>
            <w:tcW w:w="1189" w:type="pct"/>
            <w:tcBorders>
              <w:top w:val="single" w:sz="4" w:space="0" w:color="auto"/>
              <w:left w:val="single" w:sz="4" w:space="0" w:color="auto"/>
              <w:bottom w:val="single" w:sz="4" w:space="0" w:color="auto"/>
              <w:right w:val="single" w:sz="4" w:space="0" w:color="auto"/>
            </w:tcBorders>
            <w:shd w:val="clear" w:color="auto" w:fill="FFFFFF"/>
          </w:tcPr>
          <w:p w14:paraId="36E1C1B4" w14:textId="77777777" w:rsidR="00E1692E" w:rsidRPr="00B22B37" w:rsidDel="00D617E5"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Обеспечение обращения финансовых активов без ограничений по типу актива и (или) виду сделки с возможностью осуществления юридически значимого учета совершенных сделок</w:t>
            </w:r>
          </w:p>
        </w:tc>
      </w:tr>
    </w:tbl>
    <w:p w14:paraId="22DF21A5" w14:textId="77777777" w:rsidR="00E1692E" w:rsidRPr="00B22B37" w:rsidRDefault="00E1692E" w:rsidP="00E1692E">
      <w:pPr>
        <w:spacing w:line="360" w:lineRule="auto"/>
        <w:ind w:firstLine="709"/>
        <w:jc w:val="both"/>
        <w:rPr>
          <w:rFonts w:ascii="Times New Roman" w:hAnsi="Times New Roman" w:cs="Times New Roman"/>
          <w:i/>
          <w:sz w:val="28"/>
          <w:szCs w:val="28"/>
        </w:rPr>
      </w:pPr>
    </w:p>
    <w:p w14:paraId="651A6D6A" w14:textId="000C4331"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iCs/>
          <w:sz w:val="28"/>
          <w:szCs w:val="28"/>
        </w:rPr>
        <w:t>Таблица 5 показывает,</w:t>
      </w:r>
      <w:r w:rsidRPr="00B22B37">
        <w:rPr>
          <w:rFonts w:ascii="Times New Roman" w:hAnsi="Times New Roman" w:cs="Times New Roman"/>
          <w:sz w:val="28"/>
          <w:szCs w:val="28"/>
        </w:rPr>
        <w:t xml:space="preserve"> что автоматизированный учет и атомарность расчетов, достигаемые использованием смарт-контрактов, снижают необходимость строгого разделения по лицензиям финансовых организаций осуществления функций учета, расчетов и обеспечения обращения активов.</w:t>
      </w:r>
    </w:p>
    <w:p w14:paraId="41E4575F" w14:textId="77777777" w:rsidR="00E1692E" w:rsidRPr="00A101DA" w:rsidRDefault="00E1692E" w:rsidP="00E1692E">
      <w:pPr>
        <w:spacing w:line="360" w:lineRule="auto"/>
        <w:ind w:firstLine="709"/>
        <w:jc w:val="both"/>
        <w:rPr>
          <w:rFonts w:ascii="Times New Roman" w:hAnsi="Times New Roman" w:cs="Times New Roman"/>
          <w:i/>
          <w:sz w:val="28"/>
          <w:szCs w:val="28"/>
        </w:rPr>
      </w:pPr>
      <w:r w:rsidRPr="00A101DA">
        <w:rPr>
          <w:rFonts w:ascii="Times New Roman" w:hAnsi="Times New Roman" w:cs="Times New Roman"/>
          <w:i/>
          <w:sz w:val="28"/>
          <w:szCs w:val="28"/>
        </w:rPr>
        <w:t xml:space="preserve">Соотношение классического и цифрового сегмента инфраструктуры финансового рынка на уровне финансовых активов </w:t>
      </w:r>
    </w:p>
    <w:p w14:paraId="6FF8A582" w14:textId="77777777" w:rsidR="00E1692E" w:rsidRPr="00B22B37" w:rsidRDefault="00E1692E" w:rsidP="00E1692E">
      <w:pPr>
        <w:spacing w:line="360" w:lineRule="auto"/>
        <w:ind w:firstLine="709"/>
        <w:jc w:val="both"/>
        <w:rPr>
          <w:rFonts w:ascii="Times New Roman" w:hAnsi="Times New Roman" w:cs="Times New Roman"/>
          <w:i/>
          <w:sz w:val="28"/>
          <w:szCs w:val="28"/>
        </w:rPr>
      </w:pPr>
      <w:r w:rsidRPr="00B22B37">
        <w:rPr>
          <w:rFonts w:ascii="Times New Roman" w:hAnsi="Times New Roman" w:cs="Times New Roman"/>
          <w:sz w:val="28"/>
          <w:szCs w:val="28"/>
        </w:rPr>
        <w:t>Финансовыми активами, сопоставимыми по экономической и правовой природе на уровне актива, являются БЦБ и ЦФА.</w:t>
      </w:r>
      <w:r w:rsidRPr="00B22B37">
        <w:rPr>
          <w:rFonts w:ascii="Times New Roman" w:hAnsi="Times New Roman" w:cs="Times New Roman"/>
          <w:i/>
          <w:sz w:val="28"/>
          <w:szCs w:val="28"/>
        </w:rPr>
        <w:t xml:space="preserve"> </w:t>
      </w:r>
    </w:p>
    <w:p w14:paraId="30F26FCD" w14:textId="77777777" w:rsidR="00E1692E" w:rsidRPr="00B22B37" w:rsidRDefault="00E1692E" w:rsidP="00E1692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Соотношение БЦБ и ЦФА представлено в Таблице 6. </w:t>
      </w:r>
    </w:p>
    <w:p w14:paraId="5FB7E3D0" w14:textId="77777777" w:rsidR="00E1692E" w:rsidRPr="00B22B37" w:rsidRDefault="00E1692E" w:rsidP="00E1692E">
      <w:pPr>
        <w:spacing w:after="160" w:line="259" w:lineRule="auto"/>
        <w:jc w:val="right"/>
        <w:rPr>
          <w:rFonts w:ascii="Times New Roman" w:hAnsi="Times New Roman" w:cs="Times New Roman"/>
          <w:sz w:val="28"/>
          <w:szCs w:val="28"/>
        </w:rPr>
      </w:pPr>
      <w:r w:rsidRPr="00B22B37">
        <w:rPr>
          <w:rFonts w:ascii="Times New Roman" w:hAnsi="Times New Roman" w:cs="Times New Roman"/>
          <w:sz w:val="28"/>
          <w:szCs w:val="28"/>
        </w:rPr>
        <w:t xml:space="preserve">  Таблица 6 </w:t>
      </w:r>
    </w:p>
    <w:p w14:paraId="2CAB8253" w14:textId="77777777" w:rsidR="00E1692E" w:rsidRPr="00B22B37" w:rsidRDefault="00E1692E" w:rsidP="00E1692E">
      <w:pPr>
        <w:spacing w:after="160" w:line="259" w:lineRule="auto"/>
        <w:jc w:val="center"/>
        <w:rPr>
          <w:rFonts w:ascii="Times New Roman" w:hAnsi="Times New Roman" w:cs="Times New Roman"/>
          <w:sz w:val="28"/>
          <w:szCs w:val="28"/>
        </w:rPr>
      </w:pPr>
      <w:r w:rsidRPr="00B22B37">
        <w:rPr>
          <w:rFonts w:ascii="Times New Roman" w:hAnsi="Times New Roman" w:cs="Times New Roman"/>
          <w:i/>
          <w:sz w:val="28"/>
          <w:szCs w:val="28"/>
        </w:rPr>
        <w:t>Соотношение БЦБ и ЦФА</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3119"/>
        <w:gridCol w:w="3119"/>
      </w:tblGrid>
      <w:tr w:rsidR="00E1692E" w:rsidRPr="00B22B37" w14:paraId="0B64C5F1" w14:textId="77777777" w:rsidTr="00E1692E">
        <w:tc>
          <w:tcPr>
            <w:tcW w:w="3118" w:type="dxa"/>
            <w:vAlign w:val="center"/>
            <w:hideMark/>
          </w:tcPr>
          <w:p w14:paraId="4AB362DF" w14:textId="77777777" w:rsidR="00E1692E" w:rsidRPr="00B22B37" w:rsidRDefault="00E1692E" w:rsidP="00E1692E">
            <w:pPr>
              <w:jc w:val="center"/>
              <w:rPr>
                <w:rFonts w:ascii="Times New Roman" w:hAnsi="Times New Roman" w:cs="Times New Roman"/>
                <w:b/>
                <w:iCs/>
                <w:sz w:val="20"/>
                <w:szCs w:val="20"/>
              </w:rPr>
            </w:pPr>
            <w:r w:rsidRPr="00B22B37">
              <w:rPr>
                <w:rFonts w:ascii="Times New Roman" w:hAnsi="Times New Roman" w:cs="Times New Roman"/>
                <w:b/>
                <w:iCs/>
                <w:sz w:val="20"/>
                <w:szCs w:val="20"/>
              </w:rPr>
              <w:t>БЦБ</w:t>
            </w:r>
          </w:p>
        </w:tc>
        <w:tc>
          <w:tcPr>
            <w:tcW w:w="3119" w:type="dxa"/>
            <w:vAlign w:val="center"/>
          </w:tcPr>
          <w:p w14:paraId="5EE4F21B" w14:textId="77777777" w:rsidR="00E1692E" w:rsidRPr="00B22B37" w:rsidRDefault="00E1692E" w:rsidP="00E1692E">
            <w:pPr>
              <w:jc w:val="center"/>
              <w:rPr>
                <w:rFonts w:ascii="Times New Roman" w:hAnsi="Times New Roman" w:cs="Times New Roman"/>
                <w:b/>
                <w:iCs/>
                <w:sz w:val="20"/>
                <w:szCs w:val="20"/>
              </w:rPr>
            </w:pPr>
            <w:r w:rsidRPr="00B22B37">
              <w:rPr>
                <w:rFonts w:ascii="Times New Roman" w:hAnsi="Times New Roman" w:cs="Times New Roman"/>
                <w:b/>
                <w:iCs/>
                <w:sz w:val="20"/>
                <w:szCs w:val="20"/>
              </w:rPr>
              <w:t>ЦФА</w:t>
            </w:r>
          </w:p>
        </w:tc>
        <w:tc>
          <w:tcPr>
            <w:tcW w:w="3119" w:type="dxa"/>
            <w:vAlign w:val="center"/>
          </w:tcPr>
          <w:p w14:paraId="1028E1A2" w14:textId="77777777" w:rsidR="00E1692E" w:rsidRPr="00B22B37" w:rsidRDefault="00E1692E" w:rsidP="00E1692E">
            <w:pPr>
              <w:jc w:val="center"/>
              <w:rPr>
                <w:rFonts w:ascii="Times New Roman" w:hAnsi="Times New Roman" w:cs="Times New Roman"/>
                <w:b/>
                <w:iCs/>
                <w:sz w:val="20"/>
                <w:szCs w:val="20"/>
              </w:rPr>
            </w:pPr>
            <w:r w:rsidRPr="00B22B37">
              <w:rPr>
                <w:rFonts w:ascii="Times New Roman" w:hAnsi="Times New Roman" w:cs="Times New Roman"/>
                <w:b/>
                <w:iCs/>
                <w:sz w:val="20"/>
                <w:szCs w:val="20"/>
              </w:rPr>
              <w:t>Удостоверяемое право</w:t>
            </w:r>
          </w:p>
        </w:tc>
      </w:tr>
      <w:tr w:rsidR="00E1692E" w:rsidRPr="00B22B37" w14:paraId="0D0F8DA5" w14:textId="77777777" w:rsidTr="00E1692E">
        <w:tc>
          <w:tcPr>
            <w:tcW w:w="3118" w:type="dxa"/>
            <w:vAlign w:val="center"/>
            <w:hideMark/>
          </w:tcPr>
          <w:p w14:paraId="340A69F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Акции</w:t>
            </w:r>
          </w:p>
        </w:tc>
        <w:tc>
          <w:tcPr>
            <w:tcW w:w="3119" w:type="dxa"/>
            <w:vAlign w:val="center"/>
            <w:hideMark/>
          </w:tcPr>
          <w:p w14:paraId="0E902A82" w14:textId="77777777" w:rsidR="00E1692E" w:rsidRPr="00B22B37" w:rsidRDefault="00E1692E" w:rsidP="00E1692E">
            <w:pPr>
              <w:jc w:val="center"/>
              <w:rPr>
                <w:rFonts w:ascii="Times New Roman" w:hAnsi="Times New Roman" w:cs="Times New Roman"/>
                <w:sz w:val="20"/>
                <w:szCs w:val="20"/>
              </w:rPr>
            </w:pPr>
          </w:p>
          <w:p w14:paraId="4BBB87C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права участия в капитале непубличного акционерного общества</w:t>
            </w:r>
          </w:p>
          <w:p w14:paraId="7454D33A" w14:textId="77777777" w:rsidR="00E1692E" w:rsidRPr="00B22B37" w:rsidRDefault="00E1692E" w:rsidP="00E1692E">
            <w:pPr>
              <w:jc w:val="center"/>
              <w:rPr>
                <w:rFonts w:ascii="Times New Roman" w:hAnsi="Times New Roman" w:cs="Times New Roman"/>
                <w:sz w:val="20"/>
                <w:szCs w:val="20"/>
              </w:rPr>
            </w:pPr>
          </w:p>
        </w:tc>
        <w:tc>
          <w:tcPr>
            <w:tcW w:w="3119" w:type="dxa"/>
            <w:vAlign w:val="center"/>
          </w:tcPr>
          <w:p w14:paraId="75385486"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Права участия в капитале акционерного общества</w:t>
            </w:r>
          </w:p>
        </w:tc>
      </w:tr>
      <w:tr w:rsidR="00E1692E" w:rsidRPr="00B22B37" w14:paraId="6EE12C22" w14:textId="77777777" w:rsidTr="00E1692E">
        <w:tc>
          <w:tcPr>
            <w:tcW w:w="3118" w:type="dxa"/>
            <w:vAlign w:val="center"/>
            <w:hideMark/>
          </w:tcPr>
          <w:p w14:paraId="28B9BB40"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Облигации</w:t>
            </w:r>
          </w:p>
        </w:tc>
        <w:tc>
          <w:tcPr>
            <w:tcW w:w="3119" w:type="dxa"/>
            <w:vAlign w:val="center"/>
            <w:hideMark/>
          </w:tcPr>
          <w:p w14:paraId="78514496"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денежные требования</w:t>
            </w:r>
          </w:p>
        </w:tc>
        <w:tc>
          <w:tcPr>
            <w:tcW w:w="3119" w:type="dxa"/>
            <w:vAlign w:val="center"/>
          </w:tcPr>
          <w:p w14:paraId="60C1337D"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Денежные требования</w:t>
            </w:r>
          </w:p>
        </w:tc>
      </w:tr>
      <w:tr w:rsidR="00E1692E" w:rsidRPr="00B22B37" w14:paraId="3A394CF5" w14:textId="77777777" w:rsidTr="00E1692E">
        <w:tc>
          <w:tcPr>
            <w:tcW w:w="3118" w:type="dxa"/>
            <w:vAlign w:val="center"/>
            <w:hideMark/>
          </w:tcPr>
          <w:p w14:paraId="4F66F981"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Депозитарные расписки </w:t>
            </w:r>
          </w:p>
        </w:tc>
        <w:tc>
          <w:tcPr>
            <w:tcW w:w="3119" w:type="dxa"/>
            <w:vAlign w:val="center"/>
            <w:hideMark/>
          </w:tcPr>
          <w:p w14:paraId="3C7EAC18"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возможность осуществления прав по эмиссионным ценным бумагам</w:t>
            </w:r>
          </w:p>
        </w:tc>
        <w:tc>
          <w:tcPr>
            <w:tcW w:w="3119" w:type="dxa"/>
            <w:vAlign w:val="center"/>
          </w:tcPr>
          <w:p w14:paraId="629CF394"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Возможность осуществления прав по эмиссионным ценным бумагам</w:t>
            </w:r>
          </w:p>
        </w:tc>
      </w:tr>
      <w:tr w:rsidR="00E1692E" w:rsidRPr="00B22B37" w14:paraId="4ECB561F" w14:textId="77777777" w:rsidTr="00E1692E">
        <w:tc>
          <w:tcPr>
            <w:tcW w:w="3118" w:type="dxa"/>
            <w:vAlign w:val="center"/>
          </w:tcPr>
          <w:p w14:paraId="434A24D3"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 xml:space="preserve">Опционы эмитента </w:t>
            </w:r>
          </w:p>
        </w:tc>
        <w:tc>
          <w:tcPr>
            <w:tcW w:w="3119" w:type="dxa"/>
            <w:vAlign w:val="center"/>
          </w:tcPr>
          <w:p w14:paraId="0E7399FB"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право требовать передачу эмиссионных ценных бумаг, которые предусмотрены решением о выпуске ЦФА</w:t>
            </w:r>
          </w:p>
        </w:tc>
        <w:tc>
          <w:tcPr>
            <w:tcW w:w="3119" w:type="dxa"/>
            <w:vAlign w:val="center"/>
          </w:tcPr>
          <w:p w14:paraId="03E6F82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Право требовать передачу эмиссионных ценных бумаг</w:t>
            </w:r>
          </w:p>
        </w:tc>
      </w:tr>
      <w:tr w:rsidR="00E1692E" w:rsidRPr="00B22B37" w14:paraId="674F3C5A" w14:textId="77777777" w:rsidTr="00E1692E">
        <w:tc>
          <w:tcPr>
            <w:tcW w:w="3118" w:type="dxa"/>
            <w:vAlign w:val="center"/>
          </w:tcPr>
          <w:p w14:paraId="69B3CE8F"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lastRenderedPageBreak/>
              <w:t>Акции + облигации + депозитарные расписки + иные цифровые права (их возможные сочетания)</w:t>
            </w:r>
          </w:p>
        </w:tc>
        <w:tc>
          <w:tcPr>
            <w:tcW w:w="3119" w:type="dxa"/>
            <w:vAlign w:val="center"/>
          </w:tcPr>
          <w:p w14:paraId="320821FC"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Цифровые права, включающие одновременно цифровые финансовые активы и иные цифровые права</w:t>
            </w:r>
          </w:p>
        </w:tc>
        <w:tc>
          <w:tcPr>
            <w:tcW w:w="3119" w:type="dxa"/>
            <w:vAlign w:val="center"/>
          </w:tcPr>
          <w:p w14:paraId="7D0C98CF" w14:textId="77777777" w:rsidR="00E1692E" w:rsidRPr="00B22B37" w:rsidRDefault="00E1692E" w:rsidP="00E1692E">
            <w:pPr>
              <w:jc w:val="center"/>
              <w:rPr>
                <w:rFonts w:ascii="Times New Roman" w:hAnsi="Times New Roman" w:cs="Times New Roman"/>
                <w:sz w:val="20"/>
                <w:szCs w:val="20"/>
              </w:rPr>
            </w:pPr>
            <w:r w:rsidRPr="00B22B37">
              <w:rPr>
                <w:rFonts w:ascii="Times New Roman" w:hAnsi="Times New Roman" w:cs="Times New Roman"/>
                <w:sz w:val="20"/>
                <w:szCs w:val="20"/>
              </w:rPr>
              <w:t>Комбинации прав, удостоверяемых БЦБ или ЦФА + иные цифровые права или комбинация прав требований, удостоверяемых БЦБ</w:t>
            </w:r>
          </w:p>
        </w:tc>
      </w:tr>
    </w:tbl>
    <w:p w14:paraId="65CB2BF9" w14:textId="77777777" w:rsidR="00E1692E" w:rsidRDefault="00E1692E" w:rsidP="00E1692E">
      <w:pPr>
        <w:spacing w:line="360" w:lineRule="auto"/>
        <w:ind w:firstLine="709"/>
        <w:rPr>
          <w:rFonts w:ascii="Times New Roman" w:hAnsi="Times New Roman" w:cs="Times New Roman"/>
          <w:i/>
          <w:iCs/>
          <w:sz w:val="28"/>
          <w:szCs w:val="28"/>
        </w:rPr>
      </w:pPr>
    </w:p>
    <w:p w14:paraId="76F219D8" w14:textId="584279C2" w:rsidR="002555AF" w:rsidRPr="00A101DA" w:rsidRDefault="00A101DA" w:rsidP="00A101DA">
      <w:pPr>
        <w:pStyle w:val="a8"/>
        <w:spacing w:before="0" w:beforeAutospacing="0" w:after="120" w:afterAutospacing="0" w:line="360" w:lineRule="auto"/>
        <w:ind w:firstLine="709"/>
        <w:contextualSpacing/>
        <w:jc w:val="both"/>
        <w:rPr>
          <w:color w:val="000000"/>
          <w:sz w:val="28"/>
          <w:szCs w:val="28"/>
        </w:rPr>
      </w:pPr>
      <w:r>
        <w:rPr>
          <w:sz w:val="28"/>
        </w:rPr>
        <w:t>Таблица 6 в сочетании с таблицами 2-5 показывает, что с</w:t>
      </w:r>
      <w:r w:rsidR="002555AF" w:rsidRPr="00A101DA">
        <w:rPr>
          <w:sz w:val="28"/>
        </w:rPr>
        <w:t>уществование двух экономически эквивалентных рынков на базе различных инфраструктур (классического и цифрового сегментов инфраструктуры финансового рынка) приводит к риску фрагментарности ликвидности</w:t>
      </w:r>
      <w:r w:rsidR="002555AF" w:rsidRPr="00A101DA">
        <w:rPr>
          <w:rStyle w:val="a5"/>
          <w:sz w:val="28"/>
        </w:rPr>
        <w:footnoteReference w:id="9"/>
      </w:r>
      <w:r w:rsidR="002555AF" w:rsidRPr="00A101DA">
        <w:rPr>
          <w:sz w:val="28"/>
        </w:rPr>
        <w:t>.</w:t>
      </w:r>
    </w:p>
    <w:p w14:paraId="40D65E77" w14:textId="77777777" w:rsidR="002555AF" w:rsidRPr="00A101DA" w:rsidRDefault="002555AF" w:rsidP="00A101DA">
      <w:pPr>
        <w:pStyle w:val="a8"/>
        <w:spacing w:before="0" w:beforeAutospacing="0" w:after="120" w:afterAutospacing="0" w:line="360" w:lineRule="auto"/>
        <w:ind w:firstLine="709"/>
        <w:contextualSpacing/>
        <w:jc w:val="both"/>
        <w:rPr>
          <w:color w:val="000000"/>
          <w:sz w:val="28"/>
          <w:szCs w:val="28"/>
        </w:rPr>
      </w:pPr>
      <w:r w:rsidRPr="00A101DA">
        <w:rPr>
          <w:color w:val="000000"/>
          <w:sz w:val="28"/>
          <w:szCs w:val="28"/>
        </w:rPr>
        <w:t>В таких ус</w:t>
      </w:r>
      <w:r w:rsidRPr="00A101DA">
        <w:rPr>
          <w:sz w:val="28"/>
        </w:rPr>
        <w:t xml:space="preserve">ловиях возникает потребность в унификации требований к финансовым активам и финансовым организациям в рамках «цифрового» и «классического» </w:t>
      </w:r>
      <w:r w:rsidRPr="00A101DA">
        <w:rPr>
          <w:color w:val="000000"/>
          <w:sz w:val="28"/>
          <w:szCs w:val="28"/>
        </w:rPr>
        <w:t xml:space="preserve">секторов. </w:t>
      </w:r>
    </w:p>
    <w:p w14:paraId="5BE8397B" w14:textId="1A68CA97" w:rsidR="002555AF" w:rsidRPr="00A101DA" w:rsidRDefault="002555AF" w:rsidP="00A101DA">
      <w:pPr>
        <w:pStyle w:val="a8"/>
        <w:spacing w:before="0" w:beforeAutospacing="0" w:after="120" w:afterAutospacing="0" w:line="360" w:lineRule="auto"/>
        <w:ind w:firstLine="709"/>
        <w:contextualSpacing/>
        <w:jc w:val="both"/>
        <w:rPr>
          <w:sz w:val="28"/>
          <w:szCs w:val="28"/>
        </w:rPr>
      </w:pPr>
      <w:r w:rsidRPr="00A101DA">
        <w:rPr>
          <w:color w:val="000000"/>
          <w:sz w:val="28"/>
          <w:szCs w:val="28"/>
        </w:rPr>
        <w:t>Достижение</w:t>
      </w:r>
      <w:r w:rsidRPr="00A101DA">
        <w:rPr>
          <w:sz w:val="28"/>
        </w:rPr>
        <w:t xml:space="preserve"> такой унификации возможно </w:t>
      </w:r>
      <w:r w:rsidR="00A101DA">
        <w:rPr>
          <w:sz w:val="28"/>
        </w:rPr>
        <w:t>путем</w:t>
      </w:r>
      <w:r w:rsidRPr="00A101DA">
        <w:rPr>
          <w:sz w:val="28"/>
        </w:rPr>
        <w:t xml:space="preserve"> комплексного регулирования криптоактивов в </w:t>
      </w:r>
      <w:r w:rsidR="00A101DA">
        <w:rPr>
          <w:sz w:val="28"/>
        </w:rPr>
        <w:t>России</w:t>
      </w:r>
      <w:r w:rsidRPr="00A101DA">
        <w:rPr>
          <w:sz w:val="28"/>
        </w:rPr>
        <w:t>.</w:t>
      </w:r>
      <w:r w:rsidRPr="00B22B37">
        <w:rPr>
          <w:sz w:val="28"/>
          <w:szCs w:val="28"/>
        </w:rPr>
        <w:t xml:space="preserve"> </w:t>
      </w:r>
    </w:p>
    <w:p w14:paraId="6539BEBC" w14:textId="77777777" w:rsidR="00A101DA" w:rsidRDefault="00A101DA" w:rsidP="00E1692E">
      <w:pPr>
        <w:shd w:val="clear" w:color="auto" w:fill="FFFFFF"/>
        <w:spacing w:line="360" w:lineRule="auto"/>
        <w:ind w:firstLine="567"/>
        <w:jc w:val="both"/>
        <w:rPr>
          <w:rFonts w:ascii="Times New Roman" w:hAnsi="Times New Roman" w:cs="Times New Roman"/>
          <w:b/>
          <w:i/>
          <w:sz w:val="28"/>
          <w:szCs w:val="28"/>
        </w:rPr>
      </w:pPr>
    </w:p>
    <w:p w14:paraId="3E62E326" w14:textId="671D59E0" w:rsidR="00E1692E" w:rsidRPr="000C72F5" w:rsidRDefault="00E1692E" w:rsidP="00E1692E">
      <w:pPr>
        <w:shd w:val="clear" w:color="auto" w:fill="FFFFFF"/>
        <w:spacing w:line="360" w:lineRule="auto"/>
        <w:ind w:firstLine="567"/>
        <w:jc w:val="both"/>
        <w:rPr>
          <w:rFonts w:ascii="Times New Roman" w:hAnsi="Times New Roman" w:cs="Times New Roman"/>
          <w:b/>
          <w:i/>
          <w:sz w:val="28"/>
          <w:szCs w:val="28"/>
        </w:rPr>
      </w:pPr>
      <w:commentRangeStart w:id="411"/>
      <w:r w:rsidRPr="000C72F5">
        <w:rPr>
          <w:rFonts w:ascii="Times New Roman" w:hAnsi="Times New Roman" w:cs="Times New Roman"/>
          <w:b/>
          <w:i/>
          <w:sz w:val="28"/>
          <w:szCs w:val="28"/>
        </w:rPr>
        <w:t xml:space="preserve">Основные направления </w:t>
      </w:r>
      <w:r w:rsidR="002555AF" w:rsidRPr="00A101DA">
        <w:rPr>
          <w:rFonts w:ascii="Times New Roman" w:hAnsi="Times New Roman" w:cs="Times New Roman"/>
          <w:b/>
          <w:i/>
          <w:sz w:val="28"/>
        </w:rPr>
        <w:t>комплексного регулирования криптоактивов в Российской Федерации</w:t>
      </w:r>
      <w:r w:rsidRPr="00A101DA">
        <w:rPr>
          <w:rFonts w:ascii="Times New Roman" w:hAnsi="Times New Roman" w:cs="Times New Roman"/>
          <w:b/>
          <w:i/>
          <w:sz w:val="28"/>
          <w:szCs w:val="28"/>
        </w:rPr>
        <w:t>:</w:t>
      </w:r>
      <w:r w:rsidRPr="000C72F5">
        <w:rPr>
          <w:rFonts w:ascii="Times New Roman" w:hAnsi="Times New Roman" w:cs="Times New Roman"/>
          <w:b/>
          <w:i/>
          <w:sz w:val="28"/>
          <w:szCs w:val="28"/>
        </w:rPr>
        <w:t xml:space="preserve"> </w:t>
      </w:r>
      <w:commentRangeEnd w:id="411"/>
      <w:r w:rsidR="00774B72">
        <w:rPr>
          <w:rStyle w:val="ac"/>
        </w:rPr>
        <w:commentReference w:id="411"/>
      </w:r>
    </w:p>
    <w:p w14:paraId="4CE4E006" w14:textId="34814755"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Pr>
          <w:sz w:val="28"/>
          <w:szCs w:val="28"/>
        </w:rPr>
        <w:t>1</w:t>
      </w:r>
      <w:r w:rsidRPr="00153BD6">
        <w:rPr>
          <w:color w:val="000000"/>
          <w:sz w:val="28"/>
          <w:szCs w:val="28"/>
        </w:rPr>
        <w:t xml:space="preserve">) Закрепить </w:t>
      </w:r>
      <w:r>
        <w:rPr>
          <w:color w:val="000000"/>
          <w:sz w:val="28"/>
          <w:szCs w:val="28"/>
        </w:rPr>
        <w:t xml:space="preserve">в </w:t>
      </w:r>
      <w:r w:rsidR="002555AF">
        <w:rPr>
          <w:color w:val="000000"/>
          <w:sz w:val="28"/>
          <w:szCs w:val="28"/>
        </w:rPr>
        <w:t xml:space="preserve">Федеральном законе </w:t>
      </w:r>
      <w:r w:rsidR="007564A3">
        <w:rPr>
          <w:color w:val="000000"/>
          <w:sz w:val="28"/>
          <w:szCs w:val="28"/>
        </w:rPr>
        <w:t xml:space="preserve">«О криптоактивах в Российской Федерации» (далее – Законопроект) </w:t>
      </w:r>
      <w:r w:rsidRPr="00153BD6">
        <w:rPr>
          <w:color w:val="000000"/>
          <w:sz w:val="28"/>
          <w:szCs w:val="28"/>
        </w:rPr>
        <w:t>определение понятия криптоактива</w:t>
      </w:r>
      <w:ins w:id="412" w:author="user" w:date="2026-04-12T04:54:00Z">
        <w:r w:rsidR="005B3C6B">
          <w:rPr>
            <w:color w:val="000000"/>
            <w:sz w:val="28"/>
            <w:szCs w:val="28"/>
          </w:rPr>
          <w:t xml:space="preserve"> </w:t>
        </w:r>
      </w:ins>
      <w:del w:id="413" w:author="user" w:date="2026-04-12T04:54:00Z">
        <w:r w:rsidRPr="00153BD6" w:rsidDel="005B3C6B">
          <w:rPr>
            <w:color w:val="000000"/>
            <w:sz w:val="28"/>
            <w:szCs w:val="28"/>
          </w:rPr>
          <w:delText>,</w:delText>
        </w:r>
        <w:r w:rsidDel="005B3C6B">
          <w:rPr>
            <w:color w:val="000000"/>
            <w:sz w:val="28"/>
            <w:szCs w:val="28"/>
          </w:rPr>
          <w:delText xml:space="preserve"> а также </w:delText>
        </w:r>
        <w:r w:rsidRPr="00EA7F51" w:rsidDel="005B3C6B">
          <w:rPr>
            <w:color w:val="000000"/>
            <w:sz w:val="28"/>
            <w:szCs w:val="28"/>
          </w:rPr>
          <w:delText>связанных с ним понятий, таких как:</w:delText>
        </w:r>
        <w:r w:rsidRPr="00153BD6" w:rsidDel="005B3C6B">
          <w:rPr>
            <w:color w:val="000000"/>
            <w:sz w:val="28"/>
            <w:szCs w:val="28"/>
          </w:rPr>
          <w:delText xml:space="preserve"> информационн</w:delText>
        </w:r>
        <w:r w:rsidRPr="00EA7F51" w:rsidDel="005B3C6B">
          <w:rPr>
            <w:color w:val="000000"/>
            <w:sz w:val="28"/>
            <w:szCs w:val="28"/>
          </w:rPr>
          <w:delText>ая</w:delText>
        </w:r>
        <w:r w:rsidRPr="00153BD6" w:rsidDel="005B3C6B">
          <w:rPr>
            <w:color w:val="000000"/>
            <w:sz w:val="28"/>
            <w:szCs w:val="28"/>
          </w:rPr>
          <w:delText xml:space="preserve"> сред</w:delText>
        </w:r>
        <w:r w:rsidRPr="00EA7F51" w:rsidDel="005B3C6B">
          <w:rPr>
            <w:color w:val="000000"/>
            <w:sz w:val="28"/>
            <w:szCs w:val="28"/>
          </w:rPr>
          <w:delText>а</w:delText>
        </w:r>
        <w:r w:rsidRPr="00153BD6" w:rsidDel="005B3C6B">
          <w:rPr>
            <w:color w:val="000000"/>
            <w:sz w:val="28"/>
            <w:szCs w:val="28"/>
          </w:rPr>
          <w:delText xml:space="preserve"> обращения криптоактив</w:delText>
        </w:r>
        <w:r w:rsidRPr="00EA7F51" w:rsidDel="005B3C6B">
          <w:rPr>
            <w:color w:val="000000"/>
            <w:sz w:val="28"/>
            <w:szCs w:val="28"/>
          </w:rPr>
          <w:delText xml:space="preserve">а, результирующая информация и др. </w:delText>
        </w:r>
      </w:del>
      <w:r w:rsidRPr="00153BD6">
        <w:rPr>
          <w:color w:val="000000"/>
          <w:sz w:val="28"/>
          <w:szCs w:val="28"/>
        </w:rPr>
        <w:t>следующего содержания</w:t>
      </w:r>
      <w:r w:rsidRPr="00EA7F51">
        <w:rPr>
          <w:color w:val="000000"/>
          <w:sz w:val="28"/>
          <w:szCs w:val="28"/>
        </w:rPr>
        <w:t xml:space="preserve">: </w:t>
      </w:r>
    </w:p>
    <w:p w14:paraId="037321AC"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w:t>
      </w:r>
      <w:r w:rsidRPr="00153BD6">
        <w:rPr>
          <w:bCs/>
          <w:i/>
          <w:iCs/>
          <w:color w:val="000000"/>
          <w:sz w:val="28"/>
          <w:szCs w:val="28"/>
        </w:rPr>
        <w:t>криптоактивы</w:t>
      </w:r>
      <w:r w:rsidRPr="00EA7F51">
        <w:rPr>
          <w:color w:val="000000"/>
          <w:sz w:val="28"/>
          <w:szCs w:val="28"/>
        </w:rPr>
        <w:t xml:space="preserve"> – данные, стоимость </w:t>
      </w:r>
      <w:commentRangeStart w:id="414"/>
      <w:r w:rsidRPr="00EA7F51">
        <w:rPr>
          <w:color w:val="000000"/>
          <w:sz w:val="28"/>
          <w:szCs w:val="28"/>
        </w:rPr>
        <w:t>которых поддерживае</w:t>
      </w:r>
      <w:commentRangeEnd w:id="414"/>
      <w:r w:rsidR="00E6543D">
        <w:rPr>
          <w:rStyle w:val="ac"/>
          <w:rFonts w:ascii="Calibri" w:eastAsiaTheme="minorHAnsi" w:hAnsi="Calibri" w:cs="Calibri"/>
          <w:lang w:eastAsia="en-US"/>
        </w:rPr>
        <w:commentReference w:id="414"/>
      </w:r>
      <w:r w:rsidRPr="00EA7F51">
        <w:rPr>
          <w:color w:val="000000"/>
          <w:sz w:val="28"/>
          <w:szCs w:val="28"/>
        </w:rPr>
        <w:t xml:space="preserve">тся совместной работой участников сети и (или) удостоверяемым ими имуществом, обладающего следующими отличительными признаками: </w:t>
      </w:r>
    </w:p>
    <w:p w14:paraId="72DF6EA4"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наличие свойства актива, характеризующегося экономической ценностью;</w:t>
      </w:r>
    </w:p>
    <w:p w14:paraId="00A47B66" w14:textId="77777777" w:rsidR="000154AF" w:rsidRPr="00EA7F51" w:rsidRDefault="000154AF" w:rsidP="000154AF">
      <w:pPr>
        <w:pStyle w:val="a8"/>
        <w:spacing w:before="0" w:beforeAutospacing="0" w:after="120" w:afterAutospacing="0" w:line="360" w:lineRule="auto"/>
        <w:ind w:firstLine="709"/>
        <w:contextualSpacing/>
        <w:jc w:val="both"/>
        <w:rPr>
          <w:color w:val="000000"/>
          <w:sz w:val="28"/>
          <w:szCs w:val="28"/>
        </w:rPr>
      </w:pPr>
      <w:r w:rsidRPr="00EA7F51">
        <w:rPr>
          <w:color w:val="000000"/>
          <w:sz w:val="28"/>
          <w:szCs w:val="28"/>
        </w:rPr>
        <w:t xml:space="preserve">неразрывная связь криптоактива с технологией распределенного реестра, обеспечивающей особый способ хранения информации об операциях, </w:t>
      </w:r>
      <w:r w:rsidRPr="00EA7F51">
        <w:rPr>
          <w:color w:val="000000"/>
          <w:sz w:val="28"/>
          <w:szCs w:val="28"/>
        </w:rPr>
        <w:lastRenderedPageBreak/>
        <w:t xml:space="preserve">совершенных с ним, эффективное автоматизированное управление </w:t>
      </w:r>
      <w:proofErr w:type="spellStart"/>
      <w:r w:rsidRPr="00EA7F51">
        <w:rPr>
          <w:color w:val="000000"/>
          <w:sz w:val="28"/>
          <w:szCs w:val="28"/>
        </w:rPr>
        <w:t>криптоактивом</w:t>
      </w:r>
      <w:proofErr w:type="spellEnd"/>
      <w:r w:rsidRPr="00EA7F51">
        <w:rPr>
          <w:color w:val="000000"/>
          <w:sz w:val="28"/>
          <w:szCs w:val="28"/>
        </w:rPr>
        <w:t xml:space="preserve"> с использованием смарт-контрактов;</w:t>
      </w:r>
    </w:p>
    <w:p w14:paraId="411EA83C" w14:textId="326B2E29" w:rsidR="000154AF" w:rsidRDefault="000154AF" w:rsidP="000154AF">
      <w:pPr>
        <w:pStyle w:val="a8"/>
        <w:spacing w:before="0" w:beforeAutospacing="0" w:after="120" w:afterAutospacing="0" w:line="360" w:lineRule="auto"/>
        <w:ind w:firstLine="709"/>
        <w:contextualSpacing/>
        <w:jc w:val="both"/>
        <w:rPr>
          <w:ins w:id="415" w:author="user" w:date="2026-04-12T22:33:00Z"/>
          <w:color w:val="000000"/>
          <w:sz w:val="28"/>
          <w:szCs w:val="28"/>
        </w:rPr>
      </w:pPr>
      <w:r w:rsidRPr="00EA7F51">
        <w:rPr>
          <w:color w:val="000000"/>
          <w:sz w:val="28"/>
          <w:szCs w:val="28"/>
        </w:rPr>
        <w:t xml:space="preserve">особый режим доступа и распоряжения лица(-ом) к   </w:t>
      </w:r>
      <w:proofErr w:type="spellStart"/>
      <w:r w:rsidRPr="00EA7F51">
        <w:rPr>
          <w:color w:val="000000"/>
          <w:sz w:val="28"/>
          <w:szCs w:val="28"/>
        </w:rPr>
        <w:t>криптоактиву</w:t>
      </w:r>
      <w:proofErr w:type="spellEnd"/>
      <w:r w:rsidRPr="00EA7F51">
        <w:rPr>
          <w:color w:val="000000"/>
          <w:sz w:val="28"/>
          <w:szCs w:val="28"/>
        </w:rPr>
        <w:t>(-ом) без участия или с минимальным участием третьих лиц, с использованием или без использования посреднических финансовых институтов в информационной среде, заслуживающей доверие пользователей, благодаря свойствам, обеспечиваемым технологией распределенного</w:t>
      </w:r>
      <w:commentRangeStart w:id="416"/>
      <w:r w:rsidRPr="00EA7F51">
        <w:rPr>
          <w:color w:val="000000"/>
          <w:sz w:val="28"/>
          <w:szCs w:val="28"/>
        </w:rPr>
        <w:t xml:space="preserve"> р</w:t>
      </w:r>
      <w:commentRangeStart w:id="417"/>
      <w:r w:rsidRPr="00EA7F51">
        <w:rPr>
          <w:color w:val="000000"/>
          <w:sz w:val="28"/>
          <w:szCs w:val="28"/>
        </w:rPr>
        <w:t>ее</w:t>
      </w:r>
      <w:commentRangeStart w:id="418"/>
      <w:r w:rsidRPr="00EA7F51">
        <w:rPr>
          <w:color w:val="000000"/>
          <w:sz w:val="28"/>
          <w:szCs w:val="28"/>
        </w:rPr>
        <w:t>стра».</w:t>
      </w:r>
      <w:commentRangeEnd w:id="418"/>
      <w:r w:rsidR="009F5F13">
        <w:rPr>
          <w:rStyle w:val="ac"/>
          <w:rFonts w:ascii="Calibri" w:eastAsiaTheme="minorHAnsi" w:hAnsi="Calibri" w:cs="Calibri"/>
          <w:lang w:eastAsia="en-US"/>
        </w:rPr>
        <w:commentReference w:id="418"/>
      </w:r>
      <w:commentRangeEnd w:id="416"/>
      <w:r w:rsidR="009F5F13">
        <w:rPr>
          <w:rStyle w:val="ac"/>
          <w:rFonts w:ascii="Calibri" w:eastAsiaTheme="minorHAnsi" w:hAnsi="Calibri" w:cs="Calibri"/>
          <w:lang w:eastAsia="en-US"/>
        </w:rPr>
        <w:commentReference w:id="416"/>
      </w:r>
      <w:commentRangeEnd w:id="417"/>
      <w:r w:rsidR="00770259">
        <w:rPr>
          <w:rStyle w:val="ac"/>
          <w:rFonts w:ascii="Calibri" w:eastAsiaTheme="minorHAnsi" w:hAnsi="Calibri" w:cs="Calibri"/>
          <w:lang w:eastAsia="en-US"/>
        </w:rPr>
        <w:commentReference w:id="417"/>
      </w:r>
    </w:p>
    <w:p w14:paraId="6F596FB3" w14:textId="18DB11AC" w:rsidR="009F5F13" w:rsidDel="009F5F13" w:rsidRDefault="009F5F13" w:rsidP="000154AF">
      <w:pPr>
        <w:pStyle w:val="a8"/>
        <w:spacing w:before="0" w:beforeAutospacing="0" w:after="120" w:afterAutospacing="0" w:line="360" w:lineRule="auto"/>
        <w:ind w:firstLine="709"/>
        <w:contextualSpacing/>
        <w:jc w:val="both"/>
        <w:rPr>
          <w:del w:id="419" w:author="user" w:date="2026-04-12T21:37:00Z"/>
          <w:color w:val="000000"/>
          <w:sz w:val="28"/>
          <w:szCs w:val="28"/>
        </w:rPr>
      </w:pPr>
    </w:p>
    <w:p w14:paraId="1B5E791F" w14:textId="7FFCFB71" w:rsidR="00583EEE" w:rsidRDefault="00122BD0" w:rsidP="00583EEE">
      <w:pPr>
        <w:spacing w:line="360" w:lineRule="auto"/>
        <w:ind w:firstLine="709"/>
        <w:jc w:val="both"/>
        <w:rPr>
          <w:rFonts w:ascii="Times New Roman" w:hAnsi="Times New Roman" w:cs="Times New Roman"/>
          <w:sz w:val="28"/>
          <w:szCs w:val="28"/>
        </w:rPr>
      </w:pPr>
      <w:del w:id="420" w:author="user" w:date="2026-04-12T21:37:00Z">
        <w:r w:rsidRPr="008C4E74" w:rsidDel="009F5F13">
          <w:rPr>
            <w:rFonts w:ascii="Times New Roman" w:hAnsi="Times New Roman" w:cs="Times New Roman"/>
            <w:iCs/>
            <w:sz w:val="28"/>
            <w:szCs w:val="28"/>
          </w:rPr>
          <w:delText xml:space="preserve"> </w:delText>
        </w:r>
      </w:del>
      <w:del w:id="421" w:author="user" w:date="2026-04-12T22:33:00Z">
        <w:r w:rsidR="00AE2F69" w:rsidDel="003A45DD">
          <w:rPr>
            <w:rFonts w:ascii="Times New Roman" w:hAnsi="Times New Roman" w:cs="Times New Roman"/>
            <w:sz w:val="28"/>
            <w:szCs w:val="28"/>
          </w:rPr>
          <w:delText>2</w:delText>
        </w:r>
      </w:del>
      <w:ins w:id="422" w:author="user" w:date="2026-04-17T03:43:00Z">
        <w:r w:rsidR="00812003">
          <w:rPr>
            <w:rFonts w:ascii="Times New Roman" w:hAnsi="Times New Roman" w:cs="Times New Roman"/>
            <w:sz w:val="28"/>
            <w:szCs w:val="28"/>
          </w:rPr>
          <w:t>2</w:t>
        </w:r>
      </w:ins>
      <w:r w:rsidR="00583EEE" w:rsidRPr="00FD480A">
        <w:rPr>
          <w:rFonts w:ascii="Times New Roman" w:hAnsi="Times New Roman" w:cs="Times New Roman"/>
          <w:sz w:val="28"/>
          <w:szCs w:val="28"/>
        </w:rPr>
        <w:t xml:space="preserve">) </w:t>
      </w:r>
      <w:commentRangeStart w:id="423"/>
      <w:r w:rsidR="007564A3">
        <w:rPr>
          <w:rFonts w:ascii="Times New Roman" w:hAnsi="Times New Roman" w:cs="Times New Roman"/>
          <w:sz w:val="28"/>
          <w:szCs w:val="28"/>
        </w:rPr>
        <w:t>П</w:t>
      </w:r>
      <w:r w:rsidR="00583EEE" w:rsidRPr="006571EB">
        <w:rPr>
          <w:rFonts w:ascii="Times New Roman" w:hAnsi="Times New Roman" w:cs="Times New Roman"/>
          <w:sz w:val="28"/>
          <w:szCs w:val="28"/>
        </w:rPr>
        <w:t>редусмотреть</w:t>
      </w:r>
      <w:r w:rsidR="00583EEE">
        <w:rPr>
          <w:rFonts w:ascii="Times New Roman" w:hAnsi="Times New Roman" w:cs="Times New Roman"/>
          <w:sz w:val="28"/>
          <w:szCs w:val="28"/>
        </w:rPr>
        <w:t xml:space="preserve"> </w:t>
      </w:r>
      <w:r w:rsidR="007564A3">
        <w:rPr>
          <w:rFonts w:ascii="Times New Roman" w:hAnsi="Times New Roman" w:cs="Times New Roman"/>
          <w:sz w:val="28"/>
          <w:szCs w:val="28"/>
        </w:rPr>
        <w:t xml:space="preserve">в Законопроекте </w:t>
      </w:r>
      <w:r w:rsidR="00583EEE" w:rsidRPr="006571EB">
        <w:rPr>
          <w:rFonts w:ascii="Times New Roman" w:hAnsi="Times New Roman" w:cs="Times New Roman"/>
          <w:sz w:val="28"/>
          <w:szCs w:val="28"/>
        </w:rPr>
        <w:t xml:space="preserve">правовую модель </w:t>
      </w:r>
      <w:proofErr w:type="spellStart"/>
      <w:r w:rsidR="00583EEE" w:rsidRPr="006571EB">
        <w:rPr>
          <w:rFonts w:ascii="Times New Roman" w:hAnsi="Times New Roman" w:cs="Times New Roman"/>
          <w:sz w:val="28"/>
          <w:szCs w:val="28"/>
        </w:rPr>
        <w:t>криптоплатформы</w:t>
      </w:r>
      <w:commentRangeEnd w:id="423"/>
      <w:proofErr w:type="spellEnd"/>
      <w:r w:rsidR="00E31E0F">
        <w:rPr>
          <w:rStyle w:val="ac"/>
        </w:rPr>
        <w:commentReference w:id="423"/>
      </w:r>
      <w:r w:rsidR="00583EEE" w:rsidRPr="006571EB">
        <w:rPr>
          <w:rFonts w:ascii="Times New Roman" w:hAnsi="Times New Roman" w:cs="Times New Roman"/>
          <w:sz w:val="28"/>
          <w:szCs w:val="28"/>
        </w:rPr>
        <w:t>, с использованием которой могут обращатьс</w:t>
      </w:r>
      <w:r w:rsidR="00583EEE" w:rsidRPr="00FD480A">
        <w:rPr>
          <w:rFonts w:ascii="Times New Roman" w:hAnsi="Times New Roman" w:cs="Times New Roman"/>
          <w:sz w:val="28"/>
          <w:szCs w:val="28"/>
        </w:rPr>
        <w:t>я различные виды криптоактивов, и которая</w:t>
      </w:r>
      <w:r w:rsidR="00583EEE" w:rsidRPr="00B22B37">
        <w:rPr>
          <w:rFonts w:ascii="Times New Roman" w:hAnsi="Times New Roman" w:cs="Times New Roman"/>
          <w:sz w:val="28"/>
          <w:szCs w:val="28"/>
        </w:rPr>
        <w:t xml:space="preserve"> может функционировать в составе единой безопасной цифровой экосистемы по модели централизованных финансов с компонентами децентрализованных финансов (далее – единая </w:t>
      </w:r>
      <w:proofErr w:type="spellStart"/>
      <w:r w:rsidR="00583EEE" w:rsidRPr="00B22B37">
        <w:rPr>
          <w:rFonts w:ascii="Times New Roman" w:hAnsi="Times New Roman" w:cs="Times New Roman"/>
          <w:sz w:val="28"/>
          <w:szCs w:val="28"/>
        </w:rPr>
        <w:t>криптоплатфо</w:t>
      </w:r>
      <w:commentRangeStart w:id="424"/>
      <w:r w:rsidR="00583EEE" w:rsidRPr="00B22B37">
        <w:rPr>
          <w:rFonts w:ascii="Times New Roman" w:hAnsi="Times New Roman" w:cs="Times New Roman"/>
          <w:sz w:val="28"/>
          <w:szCs w:val="28"/>
        </w:rPr>
        <w:t>рма</w:t>
      </w:r>
      <w:proofErr w:type="spellEnd"/>
      <w:r w:rsidR="00583EEE" w:rsidRPr="00B22B37">
        <w:rPr>
          <w:rFonts w:ascii="Times New Roman" w:hAnsi="Times New Roman" w:cs="Times New Roman"/>
          <w:sz w:val="28"/>
          <w:szCs w:val="28"/>
        </w:rPr>
        <w:t xml:space="preserve">). </w:t>
      </w:r>
      <w:commentRangeEnd w:id="424"/>
      <w:r w:rsidR="009F5F13">
        <w:rPr>
          <w:rStyle w:val="ac"/>
        </w:rPr>
        <w:commentReference w:id="424"/>
      </w:r>
    </w:p>
    <w:p w14:paraId="125959A7" w14:textId="77777777" w:rsidR="00583EEE" w:rsidRPr="00153BD6" w:rsidRDefault="00583EEE" w:rsidP="00583EEE">
      <w:pPr>
        <w:spacing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 качестве п</w:t>
      </w:r>
      <w:r w:rsidRPr="00153BD6">
        <w:rPr>
          <w:rFonts w:ascii="Times New Roman" w:hAnsi="Times New Roman" w:cs="Times New Roman"/>
          <w:sz w:val="28"/>
          <w:szCs w:val="28"/>
        </w:rPr>
        <w:t>араметр</w:t>
      </w:r>
      <w:r>
        <w:rPr>
          <w:rFonts w:ascii="Times New Roman" w:hAnsi="Times New Roman" w:cs="Times New Roman"/>
          <w:sz w:val="28"/>
          <w:szCs w:val="28"/>
        </w:rPr>
        <w:t>ов</w:t>
      </w:r>
      <w:r w:rsidRPr="00153BD6">
        <w:rPr>
          <w:rFonts w:ascii="Times New Roman" w:hAnsi="Times New Roman" w:cs="Times New Roman"/>
          <w:sz w:val="28"/>
          <w:szCs w:val="28"/>
        </w:rPr>
        <w:t xml:space="preserve"> безопасной и эффективной правовой модели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w:t>
      </w:r>
      <w:r>
        <w:rPr>
          <w:rFonts w:ascii="Times New Roman" w:hAnsi="Times New Roman" w:cs="Times New Roman"/>
          <w:sz w:val="28"/>
          <w:szCs w:val="28"/>
        </w:rPr>
        <w:t>определить</w:t>
      </w:r>
      <w:r w:rsidRPr="00153BD6">
        <w:rPr>
          <w:rFonts w:ascii="Times New Roman" w:hAnsi="Times New Roman" w:cs="Times New Roman"/>
          <w:sz w:val="28"/>
          <w:szCs w:val="28"/>
        </w:rPr>
        <w:t xml:space="preserve">: наличие возможности регулирования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классическими методами правового регулирования; возможность выпуска, учета и обращения в </w:t>
      </w:r>
      <w:proofErr w:type="spellStart"/>
      <w:r w:rsidRPr="00153BD6">
        <w:rPr>
          <w:rFonts w:ascii="Times New Roman" w:hAnsi="Times New Roman" w:cs="Times New Roman"/>
          <w:sz w:val="28"/>
          <w:szCs w:val="28"/>
        </w:rPr>
        <w:t>криптоплатформе</w:t>
      </w:r>
      <w:proofErr w:type="spellEnd"/>
      <w:r w:rsidRPr="00153BD6">
        <w:rPr>
          <w:rFonts w:ascii="Times New Roman" w:hAnsi="Times New Roman" w:cs="Times New Roman"/>
          <w:sz w:val="28"/>
          <w:szCs w:val="28"/>
        </w:rPr>
        <w:t xml:space="preserve"> различных видов криптоактивов; обеспечение </w:t>
      </w:r>
      <w:r w:rsidRPr="00DD657A">
        <w:rPr>
          <w:rFonts w:ascii="Times New Roman" w:hAnsi="Times New Roman" w:cs="Times New Roman"/>
          <w:sz w:val="28"/>
          <w:szCs w:val="28"/>
        </w:rPr>
        <w:t>безопасной интеграции</w:t>
      </w:r>
      <w:r w:rsidRPr="00153BD6">
        <w:rPr>
          <w:rFonts w:ascii="Times New Roman" w:hAnsi="Times New Roman" w:cs="Times New Roman"/>
          <w:sz w:val="28"/>
          <w:szCs w:val="28"/>
        </w:rPr>
        <w:t xml:space="preserve"> отдельно взятой </w:t>
      </w:r>
      <w:proofErr w:type="spellStart"/>
      <w:r w:rsidRPr="00153BD6">
        <w:rPr>
          <w:rFonts w:ascii="Times New Roman" w:hAnsi="Times New Roman" w:cs="Times New Roman"/>
          <w:sz w:val="28"/>
          <w:szCs w:val="28"/>
        </w:rPr>
        <w:t>криптоплатформы</w:t>
      </w:r>
      <w:proofErr w:type="spellEnd"/>
      <w:r w:rsidRPr="00153BD6">
        <w:rPr>
          <w:rFonts w:ascii="Times New Roman" w:hAnsi="Times New Roman" w:cs="Times New Roman"/>
          <w:sz w:val="28"/>
          <w:szCs w:val="28"/>
        </w:rPr>
        <w:t xml:space="preserve"> с иными цифровыми платформами.</w:t>
      </w:r>
    </w:p>
    <w:p w14:paraId="08D128C6" w14:textId="7B66C641" w:rsidR="00583EEE" w:rsidRPr="00B22B37" w:rsidRDefault="00583EEE" w:rsidP="00583EEE">
      <w:pPr>
        <w:spacing w:line="360" w:lineRule="auto"/>
        <w:ind w:firstLine="709"/>
        <w:jc w:val="both"/>
        <w:rPr>
          <w:rFonts w:ascii="Times New Roman" w:hAnsi="Times New Roman" w:cs="Times New Roman"/>
          <w:sz w:val="28"/>
          <w:szCs w:val="28"/>
        </w:rPr>
      </w:pPr>
      <w:r w:rsidRPr="00B22B37">
        <w:rPr>
          <w:rFonts w:ascii="Times New Roman" w:hAnsi="Times New Roman" w:cs="Times New Roman"/>
          <w:sz w:val="28"/>
          <w:szCs w:val="28"/>
        </w:rPr>
        <w:t xml:space="preserve">В рамках правового регулирования деятельности единой </w:t>
      </w:r>
      <w:proofErr w:type="spellStart"/>
      <w:r w:rsidRPr="00B22B37">
        <w:rPr>
          <w:rFonts w:ascii="Times New Roman" w:hAnsi="Times New Roman" w:cs="Times New Roman"/>
          <w:sz w:val="28"/>
          <w:szCs w:val="28"/>
        </w:rPr>
        <w:t>криптоплатформы</w:t>
      </w:r>
      <w:proofErr w:type="spellEnd"/>
      <w:r w:rsidRPr="00B22B37">
        <w:rPr>
          <w:rFonts w:ascii="Times New Roman" w:hAnsi="Times New Roman" w:cs="Times New Roman"/>
          <w:sz w:val="28"/>
          <w:szCs w:val="28"/>
        </w:rPr>
        <w:t xml:space="preserve"> в </w:t>
      </w:r>
      <w:r w:rsidR="00A101DA">
        <w:rPr>
          <w:rFonts w:ascii="Times New Roman" w:hAnsi="Times New Roman" w:cs="Times New Roman"/>
          <w:sz w:val="28"/>
          <w:szCs w:val="28"/>
        </w:rPr>
        <w:t>России</w:t>
      </w:r>
      <w:r w:rsidR="00A101DA" w:rsidRPr="00B22B37">
        <w:rPr>
          <w:rFonts w:ascii="Times New Roman" w:hAnsi="Times New Roman" w:cs="Times New Roman"/>
          <w:sz w:val="28"/>
          <w:szCs w:val="28"/>
        </w:rPr>
        <w:t xml:space="preserve"> </w:t>
      </w:r>
      <w:r w:rsidRPr="00B22B37">
        <w:rPr>
          <w:rFonts w:ascii="Times New Roman" w:hAnsi="Times New Roman" w:cs="Times New Roman"/>
          <w:sz w:val="28"/>
          <w:szCs w:val="28"/>
        </w:rPr>
        <w:t>определены:</w:t>
      </w:r>
    </w:p>
    <w:p w14:paraId="5B15E3E2" w14:textId="77777777" w:rsidR="00583EEE" w:rsidRPr="003C31F1" w:rsidRDefault="00583EEE" w:rsidP="00583EEE">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127F05">
        <w:rPr>
          <w:rFonts w:ascii="Times New Roman" w:hAnsi="Times New Roman" w:cs="Times New Roman"/>
          <w:sz w:val="28"/>
          <w:szCs w:val="28"/>
        </w:rPr>
        <w:t xml:space="preserve"> порядок совершения сделок в </w:t>
      </w:r>
      <w:r>
        <w:rPr>
          <w:rFonts w:ascii="Times New Roman" w:hAnsi="Times New Roman" w:cs="Times New Roman"/>
          <w:sz w:val="28"/>
          <w:szCs w:val="28"/>
        </w:rPr>
        <w:t xml:space="preserve">единой </w:t>
      </w:r>
      <w:proofErr w:type="spellStart"/>
      <w:r w:rsidRPr="00127F05">
        <w:rPr>
          <w:rFonts w:ascii="Times New Roman" w:hAnsi="Times New Roman" w:cs="Times New Roman"/>
          <w:sz w:val="28"/>
          <w:szCs w:val="28"/>
        </w:rPr>
        <w:t>криптоплатформе</w:t>
      </w:r>
      <w:proofErr w:type="spellEnd"/>
      <w:r w:rsidRPr="00127F05">
        <w:rPr>
          <w:rFonts w:ascii="Times New Roman" w:hAnsi="Times New Roman" w:cs="Times New Roman"/>
          <w:sz w:val="28"/>
          <w:szCs w:val="28"/>
        </w:rPr>
        <w:t xml:space="preserve">: порядок и условия </w:t>
      </w:r>
      <w:r w:rsidRPr="003C31F1">
        <w:rPr>
          <w:rFonts w:ascii="Times New Roman" w:hAnsi="Times New Roman" w:cs="Times New Roman"/>
          <w:sz w:val="28"/>
          <w:szCs w:val="28"/>
        </w:rPr>
        <w:t xml:space="preserve">подачи, установления соответствия заявок, направленных пользователями информационной системы; особенности заключения сделок при участи оператора </w:t>
      </w:r>
      <w:proofErr w:type="spellStart"/>
      <w:r w:rsidRPr="003C31F1">
        <w:rPr>
          <w:rFonts w:ascii="Times New Roman" w:hAnsi="Times New Roman" w:cs="Times New Roman"/>
          <w:sz w:val="28"/>
          <w:szCs w:val="28"/>
        </w:rPr>
        <w:t>криптоплатформы</w:t>
      </w:r>
      <w:proofErr w:type="spellEnd"/>
      <w:r w:rsidRPr="003C31F1">
        <w:rPr>
          <w:rFonts w:ascii="Times New Roman" w:hAnsi="Times New Roman" w:cs="Times New Roman"/>
          <w:sz w:val="28"/>
          <w:szCs w:val="28"/>
        </w:rPr>
        <w:t xml:space="preserve"> за свой счет в сделке с криптоактивами в качестве стороны такой сделки в интересах третьих</w:t>
      </w:r>
      <w:r w:rsidRPr="003C31F1">
        <w:rPr>
          <w:rFonts w:ascii="Times New Roman" w:hAnsi="Times New Roman" w:cs="Times New Roman"/>
          <w:sz w:val="26"/>
          <w:szCs w:val="26"/>
        </w:rPr>
        <w:t xml:space="preserve"> лиц. </w:t>
      </w:r>
    </w:p>
    <w:p w14:paraId="71D43887" w14:textId="77777777" w:rsidR="00583EEE" w:rsidRPr="00153BD6" w:rsidRDefault="00583EEE" w:rsidP="00583EEE">
      <w:pPr>
        <w:spacing w:line="360" w:lineRule="auto"/>
        <w:ind w:firstLine="709"/>
        <w:jc w:val="both"/>
        <w:rPr>
          <w:sz w:val="28"/>
          <w:szCs w:val="28"/>
        </w:rPr>
      </w:pPr>
      <w:r w:rsidRPr="00153BD6">
        <w:rPr>
          <w:rFonts w:ascii="Times New Roman" w:hAnsi="Times New Roman" w:cs="Times New Roman"/>
          <w:sz w:val="28"/>
          <w:szCs w:val="28"/>
        </w:rPr>
        <w:t>- </w:t>
      </w:r>
      <w:r w:rsidRPr="00153BD6">
        <w:rPr>
          <w:rFonts w:ascii="Times New Roman" w:hAnsi="Times New Roman" w:cs="Times New Roman"/>
          <w:color w:val="000000"/>
          <w:sz w:val="28"/>
          <w:szCs w:val="28"/>
        </w:rPr>
        <w:t xml:space="preserve">законодательные требования к оператору единой </w:t>
      </w:r>
      <w:proofErr w:type="spellStart"/>
      <w:r w:rsidRPr="00153BD6">
        <w:rPr>
          <w:rFonts w:ascii="Times New Roman" w:hAnsi="Times New Roman" w:cs="Times New Roman"/>
          <w:color w:val="000000"/>
          <w:sz w:val="28"/>
          <w:szCs w:val="28"/>
        </w:rPr>
        <w:t>криптоплатформы</w:t>
      </w:r>
      <w:proofErr w:type="spellEnd"/>
      <w:r w:rsidRPr="00153BD6">
        <w:rPr>
          <w:rFonts w:ascii="Times New Roman" w:hAnsi="Times New Roman" w:cs="Times New Roman"/>
          <w:color w:val="000000"/>
          <w:sz w:val="28"/>
          <w:szCs w:val="28"/>
        </w:rPr>
        <w:t xml:space="preserve"> в зависимости от совершаемых через нее операций: размеру уставного капитала, обеспечению безопасности информационной системы </w:t>
      </w:r>
      <w:proofErr w:type="spellStart"/>
      <w:r w:rsidRPr="00153BD6">
        <w:rPr>
          <w:rFonts w:ascii="Times New Roman" w:hAnsi="Times New Roman" w:cs="Times New Roman"/>
          <w:color w:val="000000"/>
          <w:sz w:val="28"/>
          <w:szCs w:val="28"/>
        </w:rPr>
        <w:t>криптоплатформы</w:t>
      </w:r>
      <w:proofErr w:type="spellEnd"/>
      <w:r w:rsidRPr="00153BD6">
        <w:rPr>
          <w:rFonts w:ascii="Times New Roman" w:hAnsi="Times New Roman" w:cs="Times New Roman"/>
          <w:color w:val="000000"/>
          <w:sz w:val="28"/>
          <w:szCs w:val="28"/>
        </w:rPr>
        <w:t xml:space="preserve">, раскрытию в понятной, лаконичной и нетехнической форме всех существенных источников операционного и технологического риска, а также </w:t>
      </w:r>
      <w:r w:rsidRPr="00153BD6">
        <w:rPr>
          <w:rFonts w:ascii="Times New Roman" w:hAnsi="Times New Roman" w:cs="Times New Roman"/>
          <w:color w:val="000000"/>
          <w:sz w:val="28"/>
          <w:szCs w:val="28"/>
        </w:rPr>
        <w:lastRenderedPageBreak/>
        <w:t xml:space="preserve">наличия соответствующих систем управления рисками, профессиональной подготовке </w:t>
      </w:r>
      <w:r w:rsidRPr="00153BD6">
        <w:rPr>
          <w:rFonts w:ascii="Times New Roman" w:hAnsi="Times New Roman" w:cs="Times New Roman"/>
          <w:sz w:val="28"/>
          <w:szCs w:val="28"/>
        </w:rPr>
        <w:t>кадров и др.;</w:t>
      </w:r>
    </w:p>
    <w:p w14:paraId="758994AA" w14:textId="77777777" w:rsidR="00583EEE" w:rsidRPr="00153BD6" w:rsidRDefault="00583EEE" w:rsidP="00583EEE">
      <w:pPr>
        <w:spacing w:line="360" w:lineRule="auto"/>
        <w:ind w:firstLine="709"/>
        <w:jc w:val="both"/>
        <w:rPr>
          <w:sz w:val="28"/>
          <w:szCs w:val="28"/>
        </w:rPr>
      </w:pPr>
      <w:r w:rsidRPr="00153BD6">
        <w:rPr>
          <w:rFonts w:ascii="Times New Roman" w:hAnsi="Times New Roman" w:cs="Times New Roman"/>
          <w:sz w:val="28"/>
          <w:szCs w:val="28"/>
        </w:rPr>
        <w:t xml:space="preserve">- способы защиты средств клиентов при их взаимодействии с единой </w:t>
      </w:r>
      <w:proofErr w:type="spellStart"/>
      <w:r w:rsidRPr="00153BD6">
        <w:rPr>
          <w:rFonts w:ascii="Times New Roman" w:hAnsi="Times New Roman" w:cs="Times New Roman"/>
          <w:sz w:val="28"/>
          <w:szCs w:val="28"/>
        </w:rPr>
        <w:t>криптоплатформой</w:t>
      </w:r>
      <w:proofErr w:type="spellEnd"/>
      <w:r w:rsidRPr="00153BD6">
        <w:rPr>
          <w:rFonts w:ascii="Times New Roman" w:hAnsi="Times New Roman" w:cs="Times New Roman"/>
          <w:sz w:val="28"/>
          <w:szCs w:val="28"/>
        </w:rPr>
        <w:t xml:space="preserve">, в частности, требования о необходимости раздельного хранения активов клиентов, страхованию, членству в саморегулируемой организации и т.д.; </w:t>
      </w:r>
    </w:p>
    <w:p w14:paraId="3A194740" w14:textId="7AE99B09" w:rsidR="00583EEE" w:rsidRDefault="00583EEE" w:rsidP="00583EEE">
      <w:pPr>
        <w:spacing w:line="360" w:lineRule="auto"/>
        <w:ind w:firstLine="709"/>
        <w:jc w:val="both"/>
        <w:rPr>
          <w:ins w:id="425" w:author="user" w:date="2026-04-13T19:18:00Z"/>
          <w:rFonts w:ascii="Times New Roman" w:hAnsi="Times New Roman" w:cs="Times New Roman"/>
          <w:sz w:val="28"/>
          <w:szCs w:val="28"/>
        </w:rPr>
      </w:pPr>
      <w:r w:rsidRPr="00F860F1">
        <w:rPr>
          <w:rFonts w:ascii="Times New Roman" w:hAnsi="Times New Roman" w:cs="Times New Roman"/>
          <w:sz w:val="28"/>
          <w:szCs w:val="28"/>
        </w:rPr>
        <w:t>- ответственность единой</w:t>
      </w:r>
      <w:r w:rsidRPr="00B22B37">
        <w:rPr>
          <w:rFonts w:ascii="Times New Roman" w:hAnsi="Times New Roman" w:cs="Times New Roman"/>
          <w:sz w:val="28"/>
          <w:szCs w:val="28"/>
        </w:rPr>
        <w:t xml:space="preserve"> </w:t>
      </w:r>
      <w:proofErr w:type="spellStart"/>
      <w:r w:rsidRPr="00B22B37">
        <w:rPr>
          <w:rFonts w:ascii="Times New Roman" w:hAnsi="Times New Roman" w:cs="Times New Roman"/>
          <w:sz w:val="28"/>
          <w:szCs w:val="28"/>
        </w:rPr>
        <w:t>криптоплатформы</w:t>
      </w:r>
      <w:proofErr w:type="spellEnd"/>
      <w:r w:rsidRPr="00B22B37">
        <w:rPr>
          <w:rFonts w:ascii="Times New Roman" w:hAnsi="Times New Roman" w:cs="Times New Roman"/>
          <w:sz w:val="28"/>
          <w:szCs w:val="28"/>
        </w:rPr>
        <w:t xml:space="preserve"> за незаконные операции с криптоактивами клиентов</w:t>
      </w:r>
      <w:r>
        <w:rPr>
          <w:rFonts w:ascii="Times New Roman" w:hAnsi="Times New Roman" w:cs="Times New Roman"/>
          <w:sz w:val="28"/>
          <w:szCs w:val="28"/>
        </w:rPr>
        <w:t>.</w:t>
      </w:r>
    </w:p>
    <w:p w14:paraId="6EEDA912" w14:textId="2E7BFAAC" w:rsidR="00770259" w:rsidRDefault="00770259" w:rsidP="00583EEE">
      <w:pPr>
        <w:spacing w:line="360" w:lineRule="auto"/>
        <w:ind w:firstLine="709"/>
        <w:jc w:val="both"/>
        <w:rPr>
          <w:ins w:id="426" w:author="user" w:date="2026-04-13T19:18:00Z"/>
          <w:rFonts w:ascii="Times New Roman" w:hAnsi="Times New Roman" w:cs="Times New Roman"/>
          <w:sz w:val="28"/>
          <w:szCs w:val="28"/>
        </w:rPr>
      </w:pPr>
    </w:p>
    <w:p w14:paraId="654C57F2" w14:textId="5E6C851C" w:rsidR="00770259" w:rsidRDefault="00770259" w:rsidP="00583EEE">
      <w:pPr>
        <w:spacing w:line="360" w:lineRule="auto"/>
        <w:ind w:firstLine="709"/>
        <w:jc w:val="both"/>
        <w:rPr>
          <w:ins w:id="427" w:author="user" w:date="2026-04-17T03:33:00Z"/>
          <w:rFonts w:ascii="Times New Roman" w:hAnsi="Times New Roman" w:cs="Times New Roman"/>
          <w:sz w:val="28"/>
          <w:szCs w:val="28"/>
        </w:rPr>
      </w:pPr>
      <w:ins w:id="428" w:author="user" w:date="2026-04-13T19:18:00Z">
        <w:r w:rsidRPr="00172A0C">
          <w:rPr>
            <w:rFonts w:ascii="Times New Roman" w:hAnsi="Times New Roman" w:cs="Times New Roman"/>
            <w:sz w:val="28"/>
            <w:szCs w:val="28"/>
            <w:highlight w:val="yellow"/>
            <w:rPrChange w:id="429" w:author="user" w:date="2026-04-17T03:44:00Z">
              <w:rPr>
                <w:rFonts w:ascii="Times New Roman" w:hAnsi="Times New Roman" w:cs="Times New Roman"/>
                <w:sz w:val="28"/>
                <w:szCs w:val="28"/>
              </w:rPr>
            </w:rPrChange>
          </w:rPr>
          <w:t>про то какие субъекты и как в каком порядке смогут получить лицензию оператора цифровой платформы….</w:t>
        </w:r>
        <w:r>
          <w:rPr>
            <w:rFonts w:ascii="Times New Roman" w:hAnsi="Times New Roman" w:cs="Times New Roman"/>
            <w:sz w:val="28"/>
            <w:szCs w:val="28"/>
          </w:rPr>
          <w:t xml:space="preserve"> </w:t>
        </w:r>
      </w:ins>
    </w:p>
    <w:p w14:paraId="290A54A4" w14:textId="76F81EC7" w:rsidR="00812003" w:rsidRDefault="00172A0C" w:rsidP="00583EEE">
      <w:pPr>
        <w:spacing w:line="360" w:lineRule="auto"/>
        <w:ind w:firstLine="709"/>
        <w:jc w:val="both"/>
        <w:rPr>
          <w:ins w:id="430" w:author="user" w:date="2026-04-17T09:30:00Z"/>
          <w:rFonts w:ascii="Times New Roman" w:hAnsi="Times New Roman" w:cs="Times New Roman"/>
          <w:color w:val="FF0000"/>
          <w:sz w:val="28"/>
          <w:szCs w:val="28"/>
        </w:rPr>
      </w:pPr>
      <w:ins w:id="431" w:author="user" w:date="2026-04-17T03:44:00Z">
        <w:r>
          <w:rPr>
            <w:rFonts w:ascii="Times New Roman" w:hAnsi="Times New Roman" w:cs="Times New Roman"/>
            <w:color w:val="FF0000"/>
            <w:sz w:val="28"/>
            <w:szCs w:val="28"/>
          </w:rPr>
          <w:t>3</w:t>
        </w:r>
      </w:ins>
      <w:ins w:id="432" w:author="user" w:date="2026-04-17T03:33:00Z">
        <w:r w:rsidR="00812003" w:rsidRPr="00812003">
          <w:rPr>
            <w:rFonts w:ascii="Times New Roman" w:hAnsi="Times New Roman" w:cs="Times New Roman"/>
            <w:color w:val="FF0000"/>
            <w:sz w:val="28"/>
            <w:szCs w:val="28"/>
            <w:rPrChange w:id="433" w:author="user" w:date="2026-04-17T03:34:00Z">
              <w:rPr>
                <w:rFonts w:ascii="Times New Roman" w:hAnsi="Times New Roman" w:cs="Times New Roman"/>
                <w:sz w:val="28"/>
                <w:szCs w:val="28"/>
              </w:rPr>
            </w:rPrChange>
          </w:rPr>
          <w:t>) Свойство децентрализации…</w:t>
        </w:r>
      </w:ins>
    </w:p>
    <w:p w14:paraId="4A297BFD" w14:textId="77777777" w:rsidR="00BD4EC2" w:rsidRPr="00BD4EC2" w:rsidRDefault="00BD4EC2" w:rsidP="00BD4EC2">
      <w:pPr>
        <w:spacing w:before="240" w:line="360" w:lineRule="auto"/>
        <w:jc w:val="both"/>
        <w:rPr>
          <w:ins w:id="434" w:author="user" w:date="2026-04-17T09:30:00Z"/>
          <w:rFonts w:ascii="Times New Roman" w:hAnsi="Times New Roman" w:cs="Times New Roman"/>
          <w:b/>
          <w:color w:val="000000" w:themeColor="text1"/>
          <w:sz w:val="28"/>
          <w:rPrChange w:id="435" w:author="user" w:date="2026-04-17T09:31:00Z">
            <w:rPr>
              <w:ins w:id="436" w:author="user" w:date="2026-04-17T09:30:00Z"/>
              <w:b/>
              <w:color w:val="000000" w:themeColor="text1"/>
              <w:sz w:val="28"/>
            </w:rPr>
          </w:rPrChange>
        </w:rPr>
      </w:pPr>
      <w:ins w:id="437" w:author="user" w:date="2026-04-17T09:30:00Z">
        <w:r w:rsidRPr="00BD4EC2">
          <w:rPr>
            <w:rFonts w:ascii="Times New Roman" w:hAnsi="Times New Roman" w:cs="Times New Roman"/>
            <w:b/>
            <w:color w:val="000000" w:themeColor="text1"/>
            <w:sz w:val="28"/>
            <w:rPrChange w:id="438" w:author="user" w:date="2026-04-17T09:31:00Z">
              <w:rPr>
                <w:b/>
                <w:color w:val="000000" w:themeColor="text1"/>
                <w:sz w:val="28"/>
              </w:rPr>
            </w:rPrChange>
          </w:rPr>
          <w:t>Формализация свойства децентрализации информационной среды</w:t>
        </w:r>
      </w:ins>
    </w:p>
    <w:p w14:paraId="34867CDE" w14:textId="77777777" w:rsidR="00BD4EC2" w:rsidRPr="00DF11D7" w:rsidRDefault="00BD4EC2" w:rsidP="00BD4EC2">
      <w:pPr>
        <w:spacing w:line="360" w:lineRule="auto"/>
        <w:ind w:firstLine="709"/>
        <w:jc w:val="both"/>
        <w:rPr>
          <w:ins w:id="439" w:author="user" w:date="2026-04-17T09:30:00Z"/>
          <w:rFonts w:ascii="Times New Roman" w:hAnsi="Times New Roman" w:cs="Times New Roman"/>
          <w:color w:val="000000" w:themeColor="text1"/>
          <w:sz w:val="28"/>
          <w:highlight w:val="lightGray"/>
          <w:rPrChange w:id="440" w:author="user" w:date="2026-04-19T05:42:00Z">
            <w:rPr>
              <w:ins w:id="441" w:author="user" w:date="2026-04-17T09:30:00Z"/>
              <w:color w:val="000000" w:themeColor="text1"/>
              <w:sz w:val="28"/>
            </w:rPr>
          </w:rPrChange>
        </w:rPr>
      </w:pPr>
      <w:ins w:id="442" w:author="user" w:date="2026-04-17T09:30:00Z">
        <w:r w:rsidRPr="00DF11D7">
          <w:rPr>
            <w:rFonts w:ascii="Times New Roman" w:hAnsi="Times New Roman" w:cs="Times New Roman"/>
            <w:color w:val="000000" w:themeColor="text1"/>
            <w:sz w:val="28"/>
            <w:highlight w:val="lightGray"/>
            <w:rPrChange w:id="443" w:author="user" w:date="2026-04-19T05:42:00Z">
              <w:rPr>
                <w:color w:val="000000" w:themeColor="text1"/>
                <w:sz w:val="28"/>
              </w:rPr>
            </w:rPrChange>
          </w:rPr>
          <w:t>В юридической литературе отмечается отсутствие в законодательстве четкого определения «децентрализации» [21; с. 41]. К. Шулер и др. пишут, что децентрализацию часто называют спектром – скользящей шкалой между полной децентрализацией и полной централизацией [20; с.7]?</w:t>
        </w:r>
      </w:ins>
    </w:p>
    <w:p w14:paraId="26710FF7" w14:textId="77777777" w:rsidR="00BD4EC2" w:rsidRPr="00BD4EC2" w:rsidRDefault="00BD4EC2" w:rsidP="00BD4EC2">
      <w:pPr>
        <w:spacing w:line="360" w:lineRule="auto"/>
        <w:ind w:firstLine="709"/>
        <w:jc w:val="both"/>
        <w:rPr>
          <w:ins w:id="444" w:author="user" w:date="2026-04-17T09:30:00Z"/>
          <w:rFonts w:ascii="Times New Roman" w:hAnsi="Times New Roman" w:cs="Times New Roman"/>
          <w:color w:val="000000" w:themeColor="text1"/>
          <w:sz w:val="28"/>
          <w:rPrChange w:id="445" w:author="user" w:date="2026-04-17T09:31:00Z">
            <w:rPr>
              <w:ins w:id="446" w:author="user" w:date="2026-04-17T09:30:00Z"/>
              <w:color w:val="000000" w:themeColor="text1"/>
              <w:sz w:val="28"/>
            </w:rPr>
          </w:rPrChange>
        </w:rPr>
      </w:pPr>
      <w:ins w:id="447" w:author="user" w:date="2026-04-17T09:30:00Z">
        <w:r w:rsidRPr="00DF11D7">
          <w:rPr>
            <w:rFonts w:ascii="Times New Roman" w:hAnsi="Times New Roman" w:cs="Times New Roman"/>
            <w:color w:val="000000" w:themeColor="text1"/>
            <w:sz w:val="28"/>
            <w:highlight w:val="lightGray"/>
            <w:rPrChange w:id="448" w:author="user" w:date="2026-04-19T05:42:00Z">
              <w:rPr>
                <w:color w:val="000000" w:themeColor="text1"/>
                <w:sz w:val="28"/>
              </w:rPr>
            </w:rPrChange>
          </w:rPr>
          <w:t>Свойство децентрализации информационной среды может по-разному восприниматься регуляторами и непосредственными ее участниками – пользователями информационной системы.</w:t>
        </w:r>
        <w:r w:rsidRPr="00BD4EC2">
          <w:rPr>
            <w:rFonts w:ascii="Times New Roman" w:hAnsi="Times New Roman" w:cs="Times New Roman"/>
            <w:color w:val="000000" w:themeColor="text1"/>
            <w:sz w:val="28"/>
            <w:rPrChange w:id="449" w:author="user" w:date="2026-04-17T09:31:00Z">
              <w:rPr>
                <w:color w:val="000000" w:themeColor="text1"/>
                <w:sz w:val="28"/>
              </w:rPr>
            </w:rPrChange>
          </w:rPr>
          <w:t xml:space="preserve"> </w:t>
        </w:r>
      </w:ins>
    </w:p>
    <w:p w14:paraId="5A7E3CDD" w14:textId="77777777" w:rsidR="00BD4EC2" w:rsidRPr="00BD4EC2" w:rsidRDefault="00BD4EC2" w:rsidP="00BD4EC2">
      <w:pPr>
        <w:spacing w:line="360" w:lineRule="auto"/>
        <w:ind w:firstLine="709"/>
        <w:jc w:val="both"/>
        <w:rPr>
          <w:ins w:id="450" w:author="user" w:date="2026-04-17T09:30:00Z"/>
          <w:rFonts w:ascii="Times New Roman" w:hAnsi="Times New Roman" w:cs="Times New Roman"/>
          <w:color w:val="000000" w:themeColor="text1"/>
          <w:sz w:val="28"/>
          <w:rPrChange w:id="451" w:author="user" w:date="2026-04-17T09:31:00Z">
            <w:rPr>
              <w:ins w:id="452" w:author="user" w:date="2026-04-17T09:30:00Z"/>
              <w:color w:val="000000" w:themeColor="text1"/>
              <w:sz w:val="28"/>
            </w:rPr>
          </w:rPrChange>
        </w:rPr>
      </w:pPr>
      <w:ins w:id="453" w:author="user" w:date="2026-04-17T09:30:00Z">
        <w:r w:rsidRPr="00BD4EC2">
          <w:rPr>
            <w:rFonts w:ascii="Times New Roman" w:hAnsi="Times New Roman" w:cs="Times New Roman"/>
            <w:color w:val="000000" w:themeColor="text1"/>
            <w:sz w:val="28"/>
            <w:rPrChange w:id="454" w:author="user" w:date="2026-04-17T09:31:00Z">
              <w:rPr>
                <w:color w:val="000000" w:themeColor="text1"/>
                <w:sz w:val="28"/>
              </w:rPr>
            </w:rPrChange>
          </w:rPr>
          <w:t>В то время как для регуляторов децентрализованная среда представляет угрозу возникновения неподконтрольной среды, для ее участников свойство децентрализации среды может рассматриваться как фактор, обеспечивающий доверие к системе с возможностью полного или частичного отказа от централизованного посредника при совершении сделок, передачи информации в системе и др.</w:t>
        </w:r>
      </w:ins>
    </w:p>
    <w:p w14:paraId="37F1C4B9" w14:textId="77777777" w:rsidR="00BD4EC2" w:rsidRPr="00BD4EC2" w:rsidRDefault="00BD4EC2" w:rsidP="00BD4EC2">
      <w:pPr>
        <w:spacing w:line="360" w:lineRule="auto"/>
        <w:ind w:firstLine="709"/>
        <w:jc w:val="both"/>
        <w:rPr>
          <w:ins w:id="455" w:author="user" w:date="2026-04-17T09:30:00Z"/>
          <w:rFonts w:ascii="Times New Roman" w:hAnsi="Times New Roman" w:cs="Times New Roman"/>
          <w:color w:val="000000" w:themeColor="text1"/>
          <w:sz w:val="28"/>
          <w:rPrChange w:id="456" w:author="user" w:date="2026-04-17T09:31:00Z">
            <w:rPr>
              <w:ins w:id="457" w:author="user" w:date="2026-04-17T09:30:00Z"/>
              <w:color w:val="000000" w:themeColor="text1"/>
              <w:sz w:val="28"/>
            </w:rPr>
          </w:rPrChange>
        </w:rPr>
      </w:pPr>
      <w:ins w:id="458" w:author="user" w:date="2026-04-17T09:30:00Z">
        <w:r w:rsidRPr="00BD4EC2">
          <w:rPr>
            <w:rFonts w:ascii="Times New Roman" w:hAnsi="Times New Roman" w:cs="Times New Roman"/>
            <w:color w:val="000000" w:themeColor="text1"/>
            <w:sz w:val="28"/>
            <w:rPrChange w:id="459" w:author="user" w:date="2026-04-17T09:31:00Z">
              <w:rPr>
                <w:color w:val="000000" w:themeColor="text1"/>
                <w:sz w:val="28"/>
              </w:rPr>
            </w:rPrChange>
          </w:rPr>
          <w:t>В связи с этим регуляторам необходимо поддерживать состояние баланса, которое, с одной стороны, обеспечивает возможность контроля над средой, а с другой – сохраняет доверие пользователей системы к ней.</w:t>
        </w:r>
      </w:ins>
    </w:p>
    <w:p w14:paraId="5114D043" w14:textId="77777777" w:rsidR="00BD4EC2" w:rsidRPr="00BD4EC2" w:rsidRDefault="00BD4EC2" w:rsidP="00BD4EC2">
      <w:pPr>
        <w:spacing w:line="360" w:lineRule="auto"/>
        <w:ind w:firstLine="709"/>
        <w:jc w:val="both"/>
        <w:rPr>
          <w:ins w:id="460" w:author="user" w:date="2026-04-17T09:30:00Z"/>
          <w:rFonts w:ascii="Times New Roman" w:hAnsi="Times New Roman" w:cs="Times New Roman"/>
          <w:color w:val="000000" w:themeColor="text1"/>
          <w:sz w:val="28"/>
          <w:rPrChange w:id="461" w:author="user" w:date="2026-04-17T09:31:00Z">
            <w:rPr>
              <w:ins w:id="462" w:author="user" w:date="2026-04-17T09:30:00Z"/>
              <w:color w:val="000000" w:themeColor="text1"/>
              <w:sz w:val="28"/>
            </w:rPr>
          </w:rPrChange>
        </w:rPr>
      </w:pPr>
      <w:ins w:id="463" w:author="user" w:date="2026-04-17T09:30:00Z">
        <w:r w:rsidRPr="00BD4EC2">
          <w:rPr>
            <w:rFonts w:ascii="Times New Roman" w:hAnsi="Times New Roman" w:cs="Times New Roman"/>
            <w:color w:val="000000" w:themeColor="text1"/>
            <w:sz w:val="28"/>
            <w:szCs w:val="28"/>
            <w:rPrChange w:id="464" w:author="user" w:date="2026-04-17T09:31:00Z">
              <w:rPr>
                <w:color w:val="000000" w:themeColor="text1"/>
                <w:sz w:val="28"/>
                <w:szCs w:val="28"/>
              </w:rPr>
            </w:rPrChange>
          </w:rPr>
          <w:lastRenderedPageBreak/>
          <w:t xml:space="preserve">Таким образом, </w:t>
        </w:r>
        <w:r w:rsidRPr="00BD4EC2">
          <w:rPr>
            <w:rFonts w:ascii="Times New Roman" w:hAnsi="Times New Roman" w:cs="Times New Roman"/>
            <w:color w:val="000000" w:themeColor="text1"/>
            <w:sz w:val="28"/>
            <w:rPrChange w:id="465" w:author="user" w:date="2026-04-17T09:31:00Z">
              <w:rPr>
                <w:color w:val="000000" w:themeColor="text1"/>
                <w:sz w:val="28"/>
              </w:rPr>
            </w:rPrChange>
          </w:rPr>
          <w:t xml:space="preserve">формализация свойства децентрализации информационной среды возможна </w:t>
        </w:r>
        <w:r w:rsidRPr="00BD4EC2">
          <w:rPr>
            <w:rFonts w:ascii="Times New Roman" w:hAnsi="Times New Roman" w:cs="Times New Roman"/>
            <w:b/>
            <w:bCs/>
            <w:color w:val="000000" w:themeColor="text1"/>
            <w:sz w:val="28"/>
            <w:rPrChange w:id="466" w:author="user" w:date="2026-04-17T09:31:00Z">
              <w:rPr>
                <w:b/>
                <w:bCs/>
                <w:color w:val="000000" w:themeColor="text1"/>
                <w:sz w:val="28"/>
              </w:rPr>
            </w:rPrChange>
          </w:rPr>
          <w:t>по двум направлениям</w:t>
        </w:r>
        <w:r w:rsidRPr="00BD4EC2">
          <w:rPr>
            <w:rFonts w:ascii="Times New Roman" w:hAnsi="Times New Roman" w:cs="Times New Roman"/>
            <w:color w:val="000000" w:themeColor="text1"/>
            <w:sz w:val="28"/>
            <w:rPrChange w:id="467" w:author="user" w:date="2026-04-17T09:31:00Z">
              <w:rPr>
                <w:color w:val="000000" w:themeColor="text1"/>
                <w:sz w:val="28"/>
              </w:rPr>
            </w:rPrChange>
          </w:rPr>
          <w:t xml:space="preserve">: </w:t>
        </w:r>
      </w:ins>
    </w:p>
    <w:p w14:paraId="26867920" w14:textId="77777777" w:rsidR="00BD4EC2" w:rsidRPr="00BD4EC2" w:rsidRDefault="00BD4EC2" w:rsidP="00BD4EC2">
      <w:pPr>
        <w:spacing w:line="360" w:lineRule="auto"/>
        <w:ind w:firstLine="709"/>
        <w:jc w:val="both"/>
        <w:rPr>
          <w:ins w:id="468" w:author="user" w:date="2026-04-17T09:30:00Z"/>
          <w:rFonts w:ascii="Times New Roman" w:hAnsi="Times New Roman" w:cs="Times New Roman"/>
          <w:i/>
          <w:color w:val="000000" w:themeColor="text1"/>
          <w:sz w:val="28"/>
          <w:rPrChange w:id="469" w:author="user" w:date="2026-04-17T09:31:00Z">
            <w:rPr>
              <w:ins w:id="470" w:author="user" w:date="2026-04-17T09:30:00Z"/>
              <w:i/>
              <w:color w:val="000000" w:themeColor="text1"/>
              <w:sz w:val="28"/>
            </w:rPr>
          </w:rPrChange>
        </w:rPr>
      </w:pPr>
      <w:ins w:id="471" w:author="user" w:date="2026-04-17T09:30:00Z">
        <w:r w:rsidRPr="00BD4EC2">
          <w:rPr>
            <w:rFonts w:ascii="Times New Roman" w:hAnsi="Times New Roman" w:cs="Times New Roman"/>
            <w:i/>
            <w:color w:val="000000" w:themeColor="text1"/>
            <w:sz w:val="28"/>
            <w:rPrChange w:id="472" w:author="user" w:date="2026-04-17T09:31:00Z">
              <w:rPr>
                <w:i/>
                <w:color w:val="000000" w:themeColor="text1"/>
                <w:sz w:val="28"/>
              </w:rPr>
            </w:rPrChange>
          </w:rPr>
          <w:t xml:space="preserve">1) Разработка методик выявления скрытых центров влияния в децентрализованных средах </w:t>
        </w:r>
      </w:ins>
    </w:p>
    <w:p w14:paraId="0FE191DA" w14:textId="77777777" w:rsidR="00BD4EC2" w:rsidRPr="00BD4EC2" w:rsidRDefault="00BD4EC2" w:rsidP="00BD4EC2">
      <w:pPr>
        <w:spacing w:line="360" w:lineRule="auto"/>
        <w:ind w:firstLine="709"/>
        <w:contextualSpacing/>
        <w:jc w:val="both"/>
        <w:rPr>
          <w:ins w:id="473" w:author="user" w:date="2026-04-17T09:30:00Z"/>
          <w:rFonts w:ascii="Times New Roman" w:hAnsi="Times New Roman" w:cs="Times New Roman"/>
          <w:color w:val="000000" w:themeColor="text1"/>
          <w:sz w:val="28"/>
          <w:rPrChange w:id="474" w:author="user" w:date="2026-04-17T09:31:00Z">
            <w:rPr>
              <w:ins w:id="475" w:author="user" w:date="2026-04-17T09:30:00Z"/>
              <w:color w:val="000000" w:themeColor="text1"/>
              <w:sz w:val="28"/>
            </w:rPr>
          </w:rPrChange>
        </w:rPr>
      </w:pPr>
      <w:ins w:id="476" w:author="user" w:date="2026-04-17T09:30:00Z">
        <w:r w:rsidRPr="00BD4EC2">
          <w:rPr>
            <w:rFonts w:ascii="Times New Roman" w:hAnsi="Times New Roman" w:cs="Times New Roman"/>
            <w:color w:val="000000" w:themeColor="text1"/>
            <w:sz w:val="28"/>
            <w:rPrChange w:id="477" w:author="user" w:date="2026-04-17T09:31:00Z">
              <w:rPr>
                <w:color w:val="000000" w:themeColor="text1"/>
                <w:sz w:val="28"/>
              </w:rPr>
            </w:rPrChange>
          </w:rPr>
          <w:t>Для идентификации подлинной инфраструктуры децентрализованных финансов (</w:t>
        </w:r>
        <w:proofErr w:type="spellStart"/>
        <w:r w:rsidRPr="00BD4EC2">
          <w:rPr>
            <w:rFonts w:ascii="Times New Roman" w:hAnsi="Times New Roman" w:cs="Times New Roman"/>
            <w:color w:val="000000" w:themeColor="text1"/>
            <w:sz w:val="28"/>
            <w:rPrChange w:id="478" w:author="user" w:date="2026-04-17T09:31:00Z">
              <w:rPr>
                <w:color w:val="000000" w:themeColor="text1"/>
                <w:sz w:val="28"/>
              </w:rPr>
            </w:rPrChange>
          </w:rPr>
          <w:t>DeFi</w:t>
        </w:r>
        <w:proofErr w:type="spellEnd"/>
        <w:r w:rsidRPr="00BD4EC2">
          <w:rPr>
            <w:rFonts w:ascii="Times New Roman" w:hAnsi="Times New Roman" w:cs="Times New Roman"/>
            <w:color w:val="000000" w:themeColor="text1"/>
            <w:sz w:val="28"/>
            <w:rPrChange w:id="479" w:author="user" w:date="2026-04-17T09:31:00Z">
              <w:rPr>
                <w:color w:val="000000" w:themeColor="text1"/>
                <w:sz w:val="28"/>
              </w:rPr>
            </w:rPrChange>
          </w:rPr>
          <w:t xml:space="preserve">) К. Цинь и др. разработали дерево решений [14; с. 1-2], структура которого включает три последовательно задаваемых вопроса: </w:t>
        </w:r>
      </w:ins>
    </w:p>
    <w:p w14:paraId="5BA507C6" w14:textId="77777777" w:rsidR="00BD4EC2" w:rsidRPr="00BD4EC2" w:rsidRDefault="00BD4EC2" w:rsidP="00BD4EC2">
      <w:pPr>
        <w:spacing w:line="360" w:lineRule="auto"/>
        <w:ind w:firstLine="709"/>
        <w:contextualSpacing/>
        <w:jc w:val="both"/>
        <w:rPr>
          <w:ins w:id="480" w:author="user" w:date="2026-04-17T09:30:00Z"/>
          <w:rFonts w:ascii="Times New Roman" w:hAnsi="Times New Roman" w:cs="Times New Roman"/>
          <w:color w:val="000000" w:themeColor="text1"/>
          <w:sz w:val="28"/>
          <w:rPrChange w:id="481" w:author="user" w:date="2026-04-17T09:31:00Z">
            <w:rPr>
              <w:ins w:id="482" w:author="user" w:date="2026-04-17T09:30:00Z"/>
              <w:color w:val="000000" w:themeColor="text1"/>
              <w:sz w:val="28"/>
            </w:rPr>
          </w:rPrChange>
        </w:rPr>
      </w:pPr>
      <w:ins w:id="483" w:author="user" w:date="2026-04-17T09:30:00Z">
        <w:r w:rsidRPr="00BD4EC2">
          <w:rPr>
            <w:rFonts w:ascii="Times New Roman" w:hAnsi="Times New Roman" w:cs="Times New Roman"/>
            <w:color w:val="000000" w:themeColor="text1"/>
            <w:sz w:val="28"/>
            <w:rPrChange w:id="484" w:author="user" w:date="2026-04-17T09:31:00Z">
              <w:rPr>
                <w:color w:val="000000" w:themeColor="text1"/>
                <w:sz w:val="28"/>
              </w:rPr>
            </w:rPrChange>
          </w:rPr>
          <w:t>- контролирует ли пользователь свои активы? Если нет, и для операций требуется финансовый посредник, то это инфраструктура централизованных финансов (</w:t>
        </w:r>
        <w:proofErr w:type="spellStart"/>
        <w:r w:rsidRPr="00BD4EC2">
          <w:rPr>
            <w:rFonts w:ascii="Times New Roman" w:hAnsi="Times New Roman" w:cs="Times New Roman"/>
            <w:color w:val="000000" w:themeColor="text1"/>
            <w:sz w:val="28"/>
            <w:rPrChange w:id="485" w:author="user" w:date="2026-04-17T09:31:00Z">
              <w:rPr>
                <w:color w:val="000000" w:themeColor="text1"/>
                <w:sz w:val="28"/>
              </w:rPr>
            </w:rPrChange>
          </w:rPr>
          <w:t>CeFi</w:t>
        </w:r>
        <w:proofErr w:type="spellEnd"/>
        <w:r w:rsidRPr="00BD4EC2">
          <w:rPr>
            <w:rFonts w:ascii="Times New Roman" w:hAnsi="Times New Roman" w:cs="Times New Roman"/>
            <w:color w:val="000000" w:themeColor="text1"/>
            <w:sz w:val="28"/>
            <w:rPrChange w:id="486" w:author="user" w:date="2026-04-17T09:31:00Z">
              <w:rPr>
                <w:color w:val="000000" w:themeColor="text1"/>
                <w:sz w:val="28"/>
              </w:rPr>
            </w:rPrChange>
          </w:rPr>
          <w:t>);</w:t>
        </w:r>
      </w:ins>
    </w:p>
    <w:p w14:paraId="65281DE1" w14:textId="77777777" w:rsidR="00BD4EC2" w:rsidRPr="00BD4EC2" w:rsidRDefault="00BD4EC2" w:rsidP="00BD4EC2">
      <w:pPr>
        <w:spacing w:line="360" w:lineRule="auto"/>
        <w:ind w:firstLine="709"/>
        <w:contextualSpacing/>
        <w:jc w:val="both"/>
        <w:rPr>
          <w:ins w:id="487" w:author="user" w:date="2026-04-17T09:30:00Z"/>
          <w:rFonts w:ascii="Times New Roman" w:hAnsi="Times New Roman" w:cs="Times New Roman"/>
          <w:color w:val="000000" w:themeColor="text1"/>
          <w:sz w:val="28"/>
          <w:rPrChange w:id="488" w:author="user" w:date="2026-04-17T09:31:00Z">
            <w:rPr>
              <w:ins w:id="489" w:author="user" w:date="2026-04-17T09:30:00Z"/>
              <w:color w:val="000000" w:themeColor="text1"/>
              <w:sz w:val="28"/>
            </w:rPr>
          </w:rPrChange>
        </w:rPr>
      </w:pPr>
      <w:ins w:id="490" w:author="user" w:date="2026-04-17T09:30:00Z">
        <w:r w:rsidRPr="00BD4EC2">
          <w:rPr>
            <w:rFonts w:ascii="Times New Roman" w:hAnsi="Times New Roman" w:cs="Times New Roman"/>
            <w:color w:val="000000" w:themeColor="text1"/>
            <w:sz w:val="28"/>
            <w:rPrChange w:id="491" w:author="user" w:date="2026-04-17T09:31:00Z">
              <w:rPr>
                <w:color w:val="000000" w:themeColor="text1"/>
                <w:sz w:val="28"/>
              </w:rPr>
            </w:rPrChange>
          </w:rPr>
          <w:t xml:space="preserve">- может ли кто-то блокировать транзакции? Если да, то это снова </w:t>
        </w:r>
        <w:proofErr w:type="spellStart"/>
        <w:r w:rsidRPr="00BD4EC2">
          <w:rPr>
            <w:rFonts w:ascii="Times New Roman" w:hAnsi="Times New Roman" w:cs="Times New Roman"/>
            <w:color w:val="000000" w:themeColor="text1"/>
            <w:sz w:val="28"/>
            <w:rPrChange w:id="492" w:author="user" w:date="2026-04-17T09:31:00Z">
              <w:rPr>
                <w:color w:val="000000" w:themeColor="text1"/>
                <w:sz w:val="28"/>
              </w:rPr>
            </w:rPrChange>
          </w:rPr>
          <w:t>CeFi</w:t>
        </w:r>
        <w:proofErr w:type="spellEnd"/>
        <w:r w:rsidRPr="00BD4EC2">
          <w:rPr>
            <w:rFonts w:ascii="Times New Roman" w:hAnsi="Times New Roman" w:cs="Times New Roman"/>
            <w:color w:val="000000" w:themeColor="text1"/>
            <w:sz w:val="28"/>
            <w:rPrChange w:id="493" w:author="user" w:date="2026-04-17T09:31:00Z">
              <w:rPr>
                <w:color w:val="000000" w:themeColor="text1"/>
                <w:sz w:val="28"/>
              </w:rPr>
            </w:rPrChange>
          </w:rPr>
          <w:t>;</w:t>
        </w:r>
      </w:ins>
    </w:p>
    <w:p w14:paraId="4F0F309B" w14:textId="77777777" w:rsidR="00BD4EC2" w:rsidRPr="00BD4EC2" w:rsidRDefault="00BD4EC2" w:rsidP="00BD4EC2">
      <w:pPr>
        <w:spacing w:line="360" w:lineRule="auto"/>
        <w:ind w:firstLine="709"/>
        <w:contextualSpacing/>
        <w:jc w:val="both"/>
        <w:rPr>
          <w:ins w:id="494" w:author="user" w:date="2026-04-17T09:30:00Z"/>
          <w:rFonts w:ascii="Times New Roman" w:hAnsi="Times New Roman" w:cs="Times New Roman"/>
          <w:color w:val="000000" w:themeColor="text1"/>
          <w:sz w:val="28"/>
          <w:rPrChange w:id="495" w:author="user" w:date="2026-04-17T09:31:00Z">
            <w:rPr>
              <w:ins w:id="496" w:author="user" w:date="2026-04-17T09:30:00Z"/>
              <w:color w:val="000000" w:themeColor="text1"/>
              <w:sz w:val="28"/>
            </w:rPr>
          </w:rPrChange>
        </w:rPr>
      </w:pPr>
      <w:ins w:id="497" w:author="user" w:date="2026-04-17T09:30:00Z">
        <w:r w:rsidRPr="00BD4EC2">
          <w:rPr>
            <w:rFonts w:ascii="Times New Roman" w:hAnsi="Times New Roman" w:cs="Times New Roman"/>
            <w:color w:val="000000" w:themeColor="text1"/>
            <w:sz w:val="28"/>
            <w:rPrChange w:id="498" w:author="user" w:date="2026-04-17T09:31:00Z">
              <w:rPr>
                <w:color w:val="000000" w:themeColor="text1"/>
                <w:sz w:val="28"/>
              </w:rPr>
            </w:rPrChange>
          </w:rPr>
          <w:t xml:space="preserve">- может ли кто-то остановить работу протокола? Если да, то это централизованный </w:t>
        </w:r>
        <w:proofErr w:type="spellStart"/>
        <w:r w:rsidRPr="00BD4EC2">
          <w:rPr>
            <w:rFonts w:ascii="Times New Roman" w:hAnsi="Times New Roman" w:cs="Times New Roman"/>
            <w:color w:val="000000" w:themeColor="text1"/>
            <w:sz w:val="28"/>
            <w:rPrChange w:id="499" w:author="user" w:date="2026-04-17T09:31:00Z">
              <w:rPr>
                <w:color w:val="000000" w:themeColor="text1"/>
                <w:sz w:val="28"/>
              </w:rPr>
            </w:rPrChange>
          </w:rPr>
          <w:t>DeFi</w:t>
        </w:r>
        <w:proofErr w:type="spellEnd"/>
        <w:r w:rsidRPr="00BD4EC2">
          <w:rPr>
            <w:rFonts w:ascii="Times New Roman" w:hAnsi="Times New Roman" w:cs="Times New Roman"/>
            <w:color w:val="000000" w:themeColor="text1"/>
            <w:sz w:val="28"/>
            <w:rPrChange w:id="500" w:author="user" w:date="2026-04-17T09:31:00Z">
              <w:rPr>
                <w:color w:val="000000" w:themeColor="text1"/>
                <w:sz w:val="28"/>
              </w:rPr>
            </w:rPrChange>
          </w:rPr>
          <w:t xml:space="preserve">, а если нет, то это подлинный </w:t>
        </w:r>
        <w:proofErr w:type="spellStart"/>
        <w:r w:rsidRPr="00BD4EC2">
          <w:rPr>
            <w:rFonts w:ascii="Times New Roman" w:hAnsi="Times New Roman" w:cs="Times New Roman"/>
            <w:color w:val="000000" w:themeColor="text1"/>
            <w:sz w:val="28"/>
            <w:rPrChange w:id="501" w:author="user" w:date="2026-04-17T09:31:00Z">
              <w:rPr>
                <w:color w:val="000000" w:themeColor="text1"/>
                <w:sz w:val="28"/>
              </w:rPr>
            </w:rPrChange>
          </w:rPr>
          <w:t>DeFi</w:t>
        </w:r>
        <w:proofErr w:type="spellEnd"/>
        <w:r w:rsidRPr="00BD4EC2">
          <w:rPr>
            <w:rFonts w:ascii="Times New Roman" w:hAnsi="Times New Roman" w:cs="Times New Roman"/>
            <w:color w:val="000000" w:themeColor="text1"/>
            <w:sz w:val="28"/>
            <w:rPrChange w:id="502" w:author="user" w:date="2026-04-17T09:31:00Z">
              <w:rPr>
                <w:color w:val="000000" w:themeColor="text1"/>
                <w:sz w:val="28"/>
              </w:rPr>
            </w:rPrChange>
          </w:rPr>
          <w:t xml:space="preserve"> [3; с. 90].</w:t>
        </w:r>
      </w:ins>
    </w:p>
    <w:p w14:paraId="14C88B6B" w14:textId="77777777" w:rsidR="00BD4EC2" w:rsidRPr="00BD4EC2" w:rsidRDefault="00BD4EC2" w:rsidP="00BD4EC2">
      <w:pPr>
        <w:spacing w:line="360" w:lineRule="auto"/>
        <w:ind w:firstLine="709"/>
        <w:jc w:val="both"/>
        <w:rPr>
          <w:ins w:id="503" w:author="user" w:date="2026-04-17T09:30:00Z"/>
          <w:rFonts w:ascii="Times New Roman" w:hAnsi="Times New Roman" w:cs="Times New Roman"/>
          <w:color w:val="000000" w:themeColor="text1"/>
          <w:sz w:val="28"/>
          <w:szCs w:val="28"/>
          <w:rPrChange w:id="504" w:author="user" w:date="2026-04-17T09:31:00Z">
            <w:rPr>
              <w:ins w:id="505" w:author="user" w:date="2026-04-17T09:30:00Z"/>
              <w:color w:val="000000" w:themeColor="text1"/>
              <w:sz w:val="28"/>
              <w:szCs w:val="28"/>
            </w:rPr>
          </w:rPrChange>
        </w:rPr>
      </w:pPr>
      <w:ins w:id="506" w:author="user" w:date="2026-04-17T09:30:00Z">
        <w:r w:rsidRPr="00BD4EC2">
          <w:rPr>
            <w:rFonts w:ascii="Times New Roman" w:hAnsi="Times New Roman" w:cs="Times New Roman"/>
            <w:color w:val="000000" w:themeColor="text1"/>
            <w:sz w:val="28"/>
            <w:szCs w:val="28"/>
            <w:rPrChange w:id="507" w:author="user" w:date="2026-04-17T09:31:00Z">
              <w:rPr>
                <w:color w:val="000000" w:themeColor="text1"/>
                <w:sz w:val="28"/>
                <w:szCs w:val="28"/>
              </w:rPr>
            </w:rPrChange>
          </w:rPr>
          <w:t xml:space="preserve">ФАТФ определяет контролирующее инфраструктуру лицо косвенным образом, через установление лица, извлекающего выгоду из функционирования протокола </w:t>
        </w:r>
        <w:r w:rsidRPr="00BD4EC2">
          <w:rPr>
            <w:rFonts w:ascii="Times New Roman" w:hAnsi="Times New Roman" w:cs="Times New Roman"/>
            <w:color w:val="000000" w:themeColor="text1"/>
            <w:sz w:val="28"/>
            <w:rPrChange w:id="508" w:author="user" w:date="2026-04-17T09:31:00Z">
              <w:rPr>
                <w:color w:val="000000" w:themeColor="text1"/>
                <w:sz w:val="28"/>
              </w:rPr>
            </w:rPrChange>
          </w:rPr>
          <w:t>[27]</w:t>
        </w:r>
        <w:r w:rsidRPr="00BD4EC2">
          <w:rPr>
            <w:rFonts w:ascii="Times New Roman" w:hAnsi="Times New Roman" w:cs="Times New Roman"/>
            <w:color w:val="000000" w:themeColor="text1"/>
            <w:sz w:val="28"/>
            <w:szCs w:val="28"/>
            <w:rPrChange w:id="509" w:author="user" w:date="2026-04-17T09:31:00Z">
              <w:rPr>
                <w:color w:val="000000" w:themeColor="text1"/>
                <w:sz w:val="28"/>
                <w:szCs w:val="28"/>
              </w:rPr>
            </w:rPrChange>
          </w:rPr>
          <w:t xml:space="preserve">. </w:t>
        </w:r>
      </w:ins>
    </w:p>
    <w:p w14:paraId="6C994AEE" w14:textId="77777777" w:rsidR="00BD4EC2" w:rsidRPr="00BD4EC2" w:rsidRDefault="00BD4EC2" w:rsidP="00BD4EC2">
      <w:pPr>
        <w:spacing w:line="360" w:lineRule="auto"/>
        <w:ind w:firstLine="709"/>
        <w:jc w:val="both"/>
        <w:rPr>
          <w:ins w:id="510" w:author="user" w:date="2026-04-17T09:30:00Z"/>
          <w:rFonts w:ascii="Times New Roman" w:hAnsi="Times New Roman" w:cs="Times New Roman"/>
          <w:color w:val="000000" w:themeColor="text1"/>
          <w:sz w:val="28"/>
          <w:szCs w:val="28"/>
          <w:rPrChange w:id="511" w:author="user" w:date="2026-04-17T09:31:00Z">
            <w:rPr>
              <w:ins w:id="512" w:author="user" w:date="2026-04-17T09:30:00Z"/>
              <w:color w:val="000000" w:themeColor="text1"/>
              <w:sz w:val="28"/>
              <w:szCs w:val="28"/>
            </w:rPr>
          </w:rPrChange>
        </w:rPr>
      </w:pPr>
      <w:ins w:id="513" w:author="user" w:date="2026-04-17T09:30:00Z">
        <w:r w:rsidRPr="00BD4EC2">
          <w:rPr>
            <w:rFonts w:ascii="Times New Roman" w:hAnsi="Times New Roman" w:cs="Times New Roman"/>
            <w:color w:val="000000" w:themeColor="text1"/>
            <w:sz w:val="28"/>
            <w:szCs w:val="28"/>
            <w:rPrChange w:id="514" w:author="user" w:date="2026-04-17T09:31:00Z">
              <w:rPr>
                <w:color w:val="000000" w:themeColor="text1"/>
                <w:sz w:val="28"/>
                <w:szCs w:val="28"/>
              </w:rPr>
            </w:rPrChange>
          </w:rPr>
          <w:t>Оптимальным представляется комбинированный подход, учитывающий влияние как технических характеристик инфраструктуры (например, степень децентрализации протокола), так и экономические факторы (принцип извлечения прибыли).</w:t>
        </w:r>
      </w:ins>
    </w:p>
    <w:p w14:paraId="4FDC7C1A" w14:textId="77777777" w:rsidR="00BD4EC2" w:rsidRPr="00BD4EC2" w:rsidRDefault="00BD4EC2" w:rsidP="00BD4EC2">
      <w:pPr>
        <w:spacing w:line="360" w:lineRule="auto"/>
        <w:ind w:firstLine="709"/>
        <w:jc w:val="both"/>
        <w:rPr>
          <w:ins w:id="515" w:author="user" w:date="2026-04-17T09:30:00Z"/>
          <w:rFonts w:ascii="Times New Roman" w:hAnsi="Times New Roman" w:cs="Times New Roman"/>
          <w:i/>
          <w:color w:val="000000" w:themeColor="text1"/>
          <w:sz w:val="28"/>
          <w:rPrChange w:id="516" w:author="user" w:date="2026-04-17T09:31:00Z">
            <w:rPr>
              <w:ins w:id="517" w:author="user" w:date="2026-04-17T09:30:00Z"/>
              <w:i/>
              <w:color w:val="000000" w:themeColor="text1"/>
              <w:sz w:val="28"/>
            </w:rPr>
          </w:rPrChange>
        </w:rPr>
      </w:pPr>
      <w:ins w:id="518" w:author="user" w:date="2026-04-17T09:30:00Z">
        <w:r w:rsidRPr="00BD4EC2">
          <w:rPr>
            <w:rFonts w:ascii="Times New Roman" w:hAnsi="Times New Roman" w:cs="Times New Roman"/>
            <w:i/>
            <w:color w:val="000000" w:themeColor="text1"/>
            <w:sz w:val="28"/>
            <w:rPrChange w:id="519" w:author="user" w:date="2026-04-17T09:31:00Z">
              <w:rPr>
                <w:i/>
                <w:color w:val="000000" w:themeColor="text1"/>
                <w:sz w:val="28"/>
              </w:rPr>
            </w:rPrChange>
          </w:rPr>
          <w:t xml:space="preserve">2) Формализация свойства достаточной степени децентрализации информационной среды  </w:t>
        </w:r>
      </w:ins>
    </w:p>
    <w:p w14:paraId="5891E429" w14:textId="77777777" w:rsidR="00BD4EC2" w:rsidRPr="00BD4EC2" w:rsidRDefault="00BD4EC2" w:rsidP="00BD4EC2">
      <w:pPr>
        <w:spacing w:line="360" w:lineRule="auto"/>
        <w:ind w:firstLine="709"/>
        <w:jc w:val="both"/>
        <w:rPr>
          <w:ins w:id="520" w:author="user" w:date="2026-04-17T09:30:00Z"/>
          <w:rFonts w:ascii="Times New Roman" w:hAnsi="Times New Roman" w:cs="Times New Roman"/>
          <w:color w:val="000000" w:themeColor="text1"/>
          <w:sz w:val="28"/>
          <w:rPrChange w:id="521" w:author="user" w:date="2026-04-17T09:31:00Z">
            <w:rPr>
              <w:ins w:id="522" w:author="user" w:date="2026-04-17T09:30:00Z"/>
              <w:color w:val="000000" w:themeColor="text1"/>
              <w:sz w:val="28"/>
            </w:rPr>
          </w:rPrChange>
        </w:rPr>
      </w:pPr>
      <w:ins w:id="523" w:author="user" w:date="2026-04-17T09:30:00Z">
        <w:r w:rsidRPr="00BD4EC2">
          <w:rPr>
            <w:rFonts w:ascii="Times New Roman" w:hAnsi="Times New Roman" w:cs="Times New Roman"/>
            <w:color w:val="000000" w:themeColor="text1"/>
            <w:sz w:val="28"/>
            <w:rPrChange w:id="524" w:author="user" w:date="2026-04-17T09:31:00Z">
              <w:rPr>
                <w:color w:val="000000" w:themeColor="text1"/>
                <w:sz w:val="28"/>
              </w:rPr>
            </w:rPrChange>
          </w:rPr>
          <w:t>Проблема недостаточной степени децентрализации системы может быть обусловлена двумя факторами: 1) недостаточное количество независимых участников из-за объединения крупных участников; 2) существенно неравномерное распределение власти между ними [13; с. 2].</w:t>
        </w:r>
      </w:ins>
    </w:p>
    <w:p w14:paraId="6FEAD641" w14:textId="77777777" w:rsidR="00BD4EC2" w:rsidRPr="00BD4EC2" w:rsidRDefault="00BD4EC2" w:rsidP="00BD4EC2">
      <w:pPr>
        <w:spacing w:line="360" w:lineRule="auto"/>
        <w:ind w:firstLine="709"/>
        <w:jc w:val="both"/>
        <w:rPr>
          <w:ins w:id="525" w:author="user" w:date="2026-04-17T09:30:00Z"/>
          <w:rFonts w:ascii="Times New Roman" w:hAnsi="Times New Roman" w:cs="Times New Roman"/>
          <w:color w:val="000000" w:themeColor="text1"/>
          <w:sz w:val="28"/>
          <w:rPrChange w:id="526" w:author="user" w:date="2026-04-17T09:31:00Z">
            <w:rPr>
              <w:ins w:id="527" w:author="user" w:date="2026-04-17T09:30:00Z"/>
              <w:color w:val="000000" w:themeColor="text1"/>
              <w:sz w:val="28"/>
            </w:rPr>
          </w:rPrChange>
        </w:rPr>
      </w:pPr>
      <w:ins w:id="528" w:author="user" w:date="2026-04-17T09:30:00Z">
        <w:r w:rsidRPr="00BD4EC2">
          <w:rPr>
            <w:rFonts w:ascii="Times New Roman" w:hAnsi="Times New Roman" w:cs="Times New Roman"/>
            <w:color w:val="000000" w:themeColor="text1"/>
            <w:sz w:val="28"/>
            <w:rPrChange w:id="529" w:author="user" w:date="2026-04-17T09:31:00Z">
              <w:rPr>
                <w:color w:val="000000" w:themeColor="text1"/>
                <w:sz w:val="28"/>
              </w:rPr>
            </w:rPrChange>
          </w:rPr>
          <w:t xml:space="preserve">Классическим примером нарушения свойства «достаточной децентрализации» системы служит концентрация вычислительных мощностей в </w:t>
        </w:r>
        <w:proofErr w:type="spellStart"/>
        <w:r w:rsidRPr="00BD4EC2">
          <w:rPr>
            <w:rFonts w:ascii="Times New Roman" w:hAnsi="Times New Roman" w:cs="Times New Roman"/>
            <w:color w:val="000000" w:themeColor="text1"/>
            <w:sz w:val="28"/>
            <w:rPrChange w:id="530" w:author="user" w:date="2026-04-17T09:31:00Z">
              <w:rPr>
                <w:color w:val="000000" w:themeColor="text1"/>
                <w:sz w:val="28"/>
              </w:rPr>
            </w:rPrChange>
          </w:rPr>
          <w:t>майнинговых</w:t>
        </w:r>
        <w:proofErr w:type="spellEnd"/>
        <w:r w:rsidRPr="00BD4EC2">
          <w:rPr>
            <w:rFonts w:ascii="Times New Roman" w:hAnsi="Times New Roman" w:cs="Times New Roman"/>
            <w:color w:val="000000" w:themeColor="text1"/>
            <w:sz w:val="28"/>
            <w:rPrChange w:id="531" w:author="user" w:date="2026-04-17T09:31:00Z">
              <w:rPr>
                <w:color w:val="000000" w:themeColor="text1"/>
                <w:sz w:val="28"/>
              </w:rPr>
            </w:rPrChange>
          </w:rPr>
          <w:t xml:space="preserve"> пулах, которая подрывает один из фундаментальных принципов распределенных систем.</w:t>
        </w:r>
      </w:ins>
    </w:p>
    <w:p w14:paraId="1F2A61E5" w14:textId="77777777" w:rsidR="00BD4EC2" w:rsidRPr="00BD4EC2" w:rsidRDefault="00BD4EC2" w:rsidP="00BD4EC2">
      <w:pPr>
        <w:spacing w:line="360" w:lineRule="auto"/>
        <w:ind w:firstLine="709"/>
        <w:jc w:val="both"/>
        <w:rPr>
          <w:ins w:id="532" w:author="user" w:date="2026-04-17T09:30:00Z"/>
          <w:rFonts w:ascii="Times New Roman" w:hAnsi="Times New Roman" w:cs="Times New Roman"/>
          <w:color w:val="000000" w:themeColor="text1"/>
          <w:sz w:val="28"/>
          <w:rPrChange w:id="533" w:author="user" w:date="2026-04-17T09:31:00Z">
            <w:rPr>
              <w:ins w:id="534" w:author="user" w:date="2026-04-17T09:30:00Z"/>
              <w:color w:val="000000" w:themeColor="text1"/>
              <w:sz w:val="28"/>
            </w:rPr>
          </w:rPrChange>
        </w:rPr>
      </w:pPr>
      <w:ins w:id="535" w:author="user" w:date="2026-04-17T09:30:00Z">
        <w:r w:rsidRPr="00BD4EC2">
          <w:rPr>
            <w:rFonts w:ascii="Times New Roman" w:hAnsi="Times New Roman" w:cs="Times New Roman"/>
            <w:color w:val="000000" w:themeColor="text1"/>
            <w:sz w:val="28"/>
            <w:rPrChange w:id="536" w:author="user" w:date="2026-04-17T09:31:00Z">
              <w:rPr>
                <w:color w:val="000000" w:themeColor="text1"/>
                <w:sz w:val="28"/>
              </w:rPr>
            </w:rPrChange>
          </w:rPr>
          <w:lastRenderedPageBreak/>
          <w:t xml:space="preserve">Х. </w:t>
        </w:r>
        <w:proofErr w:type="spellStart"/>
        <w:r w:rsidRPr="00BD4EC2">
          <w:rPr>
            <w:rFonts w:ascii="Times New Roman" w:hAnsi="Times New Roman" w:cs="Times New Roman"/>
            <w:color w:val="000000" w:themeColor="text1"/>
            <w:sz w:val="28"/>
            <w:rPrChange w:id="537" w:author="user" w:date="2026-04-17T09:31:00Z">
              <w:rPr>
                <w:color w:val="000000" w:themeColor="text1"/>
                <w:sz w:val="28"/>
              </w:rPr>
            </w:rPrChange>
          </w:rPr>
          <w:t>Аксельсен</w:t>
        </w:r>
        <w:proofErr w:type="spellEnd"/>
        <w:r w:rsidRPr="00BD4EC2">
          <w:rPr>
            <w:rFonts w:ascii="Times New Roman" w:hAnsi="Times New Roman" w:cs="Times New Roman"/>
            <w:color w:val="000000" w:themeColor="text1"/>
            <w:sz w:val="28"/>
            <w:rPrChange w:id="538" w:author="user" w:date="2026-04-17T09:31:00Z">
              <w:rPr>
                <w:color w:val="000000" w:themeColor="text1"/>
                <w:sz w:val="28"/>
              </w:rPr>
            </w:rPrChange>
          </w:rPr>
          <w:t xml:space="preserve"> и др. предлагают определить «достаточную децентрализацию», как проверяемое состояние, в котором: 1) децентрализованная структура устойчива к сговорам и основана на долгосрочном равновесии; 2) ее процессы управления имеют неограниченный и прозрачный доступ [9; с. 56].</w:t>
        </w:r>
      </w:ins>
    </w:p>
    <w:p w14:paraId="37FA3F6C" w14:textId="77777777" w:rsidR="00BD4EC2" w:rsidRPr="00BD4EC2" w:rsidRDefault="00BD4EC2" w:rsidP="00BD4EC2">
      <w:pPr>
        <w:spacing w:before="240" w:line="360" w:lineRule="auto"/>
        <w:rPr>
          <w:ins w:id="539" w:author="user" w:date="2026-04-17T09:30:00Z"/>
          <w:rFonts w:ascii="Times New Roman" w:hAnsi="Times New Roman" w:cs="Times New Roman"/>
          <w:b/>
          <w:color w:val="000000" w:themeColor="text1"/>
          <w:sz w:val="28"/>
          <w:rPrChange w:id="540" w:author="user" w:date="2026-04-17T09:31:00Z">
            <w:rPr>
              <w:ins w:id="541" w:author="user" w:date="2026-04-17T09:30:00Z"/>
              <w:b/>
              <w:color w:val="000000" w:themeColor="text1"/>
              <w:sz w:val="28"/>
            </w:rPr>
          </w:rPrChange>
        </w:rPr>
      </w:pPr>
      <w:ins w:id="542" w:author="user" w:date="2026-04-17T09:30:00Z">
        <w:r w:rsidRPr="00BD4EC2">
          <w:rPr>
            <w:rFonts w:ascii="Times New Roman" w:hAnsi="Times New Roman" w:cs="Times New Roman"/>
            <w:b/>
            <w:color w:val="000000" w:themeColor="text1"/>
            <w:sz w:val="28"/>
            <w:rPrChange w:id="543" w:author="user" w:date="2026-04-17T09:31:00Z">
              <w:rPr>
                <w:b/>
                <w:color w:val="000000" w:themeColor="text1"/>
                <w:sz w:val="28"/>
              </w:rPr>
            </w:rPrChange>
          </w:rPr>
          <w:t xml:space="preserve">       3. Формализация контроля информационной среды как правового института</w:t>
        </w:r>
      </w:ins>
    </w:p>
    <w:p w14:paraId="165FD2AD" w14:textId="6C7620D7" w:rsidR="00BD4EC2" w:rsidRPr="00BD4EC2" w:rsidRDefault="00BD4EC2" w:rsidP="00BD4EC2">
      <w:pPr>
        <w:spacing w:line="360" w:lineRule="auto"/>
        <w:ind w:firstLine="720"/>
        <w:jc w:val="both"/>
        <w:rPr>
          <w:ins w:id="544" w:author="user" w:date="2026-04-17T09:30:00Z"/>
          <w:rFonts w:ascii="Times New Roman" w:hAnsi="Times New Roman" w:cs="Times New Roman"/>
          <w:color w:val="000000" w:themeColor="text1"/>
          <w:sz w:val="28"/>
          <w:rPrChange w:id="545" w:author="user" w:date="2026-04-17T09:31:00Z">
            <w:rPr>
              <w:ins w:id="546" w:author="user" w:date="2026-04-17T09:30:00Z"/>
              <w:color w:val="000000" w:themeColor="text1"/>
              <w:sz w:val="28"/>
            </w:rPr>
          </w:rPrChange>
        </w:rPr>
      </w:pPr>
      <w:ins w:id="547" w:author="user" w:date="2026-04-17T09:30:00Z">
        <w:r w:rsidRPr="00BD4EC2">
          <w:rPr>
            <w:rFonts w:ascii="Times New Roman" w:hAnsi="Times New Roman" w:cs="Times New Roman"/>
            <w:color w:val="000000" w:themeColor="text1"/>
            <w:sz w:val="28"/>
            <w:rPrChange w:id="548" w:author="user" w:date="2026-04-17T09:31:00Z">
              <w:rPr>
                <w:color w:val="000000" w:themeColor="text1"/>
                <w:sz w:val="28"/>
              </w:rPr>
            </w:rPrChange>
          </w:rPr>
          <w:t xml:space="preserve">Ключевая категория, отражающая возможность регулирования сред с высокой </w:t>
        </w:r>
        <w:r w:rsidRPr="00AF4F31">
          <w:rPr>
            <w:rFonts w:ascii="Times New Roman" w:hAnsi="Times New Roman" w:cs="Times New Roman"/>
            <w:color w:val="000000" w:themeColor="text1"/>
            <w:sz w:val="28"/>
            <w:highlight w:val="green"/>
            <w:rPrChange w:id="549" w:author="user" w:date="2026-04-17T22:46:00Z">
              <w:rPr>
                <w:color w:val="000000" w:themeColor="text1"/>
                <w:sz w:val="28"/>
              </w:rPr>
            </w:rPrChange>
          </w:rPr>
          <w:t xml:space="preserve">степенью автономности и децентрализации – </w:t>
        </w:r>
        <w:r w:rsidRPr="00AF4F31">
          <w:rPr>
            <w:rFonts w:ascii="Times New Roman" w:hAnsi="Times New Roman" w:cs="Times New Roman"/>
            <w:i/>
            <w:iCs/>
            <w:color w:val="000000" w:themeColor="text1"/>
            <w:sz w:val="28"/>
            <w:highlight w:val="green"/>
            <w:rPrChange w:id="550" w:author="user" w:date="2026-04-17T22:46:00Z">
              <w:rPr>
                <w:i/>
                <w:iCs/>
                <w:color w:val="000000" w:themeColor="text1"/>
                <w:sz w:val="28"/>
              </w:rPr>
            </w:rPrChange>
          </w:rPr>
          <w:t xml:space="preserve">категория контроля </w:t>
        </w:r>
        <w:r w:rsidRPr="00AF4F31">
          <w:rPr>
            <w:rFonts w:ascii="Times New Roman" w:hAnsi="Times New Roman" w:cs="Times New Roman"/>
            <w:color w:val="000000" w:themeColor="text1"/>
            <w:sz w:val="28"/>
            <w:highlight w:val="green"/>
            <w:rPrChange w:id="551" w:author="user" w:date="2026-04-17T22:46:00Z">
              <w:rPr>
                <w:color w:val="000000" w:themeColor="text1"/>
                <w:sz w:val="28"/>
              </w:rPr>
            </w:rPrChange>
          </w:rPr>
          <w:t>информационной среды.</w:t>
        </w:r>
        <w:r w:rsidRPr="00BD4EC2">
          <w:rPr>
            <w:rFonts w:ascii="Times New Roman" w:hAnsi="Times New Roman" w:cs="Times New Roman"/>
            <w:color w:val="000000" w:themeColor="text1"/>
            <w:sz w:val="28"/>
            <w:rPrChange w:id="552" w:author="user" w:date="2026-04-17T09:31:00Z">
              <w:rPr>
                <w:color w:val="000000" w:themeColor="text1"/>
                <w:sz w:val="28"/>
              </w:rPr>
            </w:rPrChange>
          </w:rPr>
          <w:t xml:space="preserve"> </w:t>
        </w:r>
      </w:ins>
      <w:ins w:id="553" w:author="user" w:date="2026-04-17T22:47:00Z">
        <w:r w:rsidR="00AF4F31" w:rsidRPr="00AF4F31">
          <w:rPr>
            <w:rFonts w:ascii="Times New Roman" w:hAnsi="Times New Roman" w:cs="Times New Roman"/>
            <w:color w:val="FF0000"/>
            <w:sz w:val="28"/>
            <w:rPrChange w:id="554" w:author="user" w:date="2026-04-17T22:48:00Z">
              <w:rPr>
                <w:rFonts w:ascii="Times New Roman" w:hAnsi="Times New Roman" w:cs="Times New Roman"/>
                <w:color w:val="000000" w:themeColor="text1"/>
                <w:sz w:val="28"/>
              </w:rPr>
            </w:rPrChange>
          </w:rPr>
          <w:t xml:space="preserve">подробнее </w:t>
        </w:r>
      </w:ins>
      <w:ins w:id="555" w:author="user" w:date="2026-04-17T22:48:00Z">
        <w:r w:rsidR="00AF4F31" w:rsidRPr="00AF4F31">
          <w:rPr>
            <w:rFonts w:ascii="Times New Roman" w:hAnsi="Times New Roman" w:cs="Times New Roman"/>
            <w:color w:val="FF0000"/>
            <w:sz w:val="28"/>
          </w:rPr>
          <w:t>нужно,</w:t>
        </w:r>
      </w:ins>
      <w:ins w:id="556" w:author="user" w:date="2026-04-17T22:47:00Z">
        <w:r w:rsidR="00AF4F31" w:rsidRPr="00AF4F31">
          <w:rPr>
            <w:rFonts w:ascii="Times New Roman" w:hAnsi="Times New Roman" w:cs="Times New Roman"/>
            <w:color w:val="FF0000"/>
            <w:sz w:val="28"/>
            <w:rPrChange w:id="557" w:author="user" w:date="2026-04-17T22:48:00Z">
              <w:rPr>
                <w:rFonts w:ascii="Times New Roman" w:hAnsi="Times New Roman" w:cs="Times New Roman"/>
                <w:color w:val="000000" w:themeColor="text1"/>
                <w:sz w:val="28"/>
              </w:rPr>
            </w:rPrChange>
          </w:rPr>
          <w:t xml:space="preserve"> и чтобы с вводной частью не пересекалось… и </w:t>
        </w:r>
      </w:ins>
      <w:ins w:id="558" w:author="user" w:date="2026-04-17T22:48:00Z">
        <w:r w:rsidR="00AF4F31" w:rsidRPr="00AF4F31">
          <w:rPr>
            <w:rFonts w:ascii="Times New Roman" w:hAnsi="Times New Roman" w:cs="Times New Roman"/>
            <w:color w:val="FF0000"/>
            <w:sz w:val="28"/>
          </w:rPr>
          <w:t>возможно,</w:t>
        </w:r>
      </w:ins>
      <w:ins w:id="559" w:author="user" w:date="2026-04-17T22:47:00Z">
        <w:r w:rsidR="00AF4F31" w:rsidRPr="00AF4F31">
          <w:rPr>
            <w:rFonts w:ascii="Times New Roman" w:hAnsi="Times New Roman" w:cs="Times New Roman"/>
            <w:color w:val="FF0000"/>
            <w:sz w:val="28"/>
            <w:rPrChange w:id="560" w:author="user" w:date="2026-04-17T22:48:00Z">
              <w:rPr>
                <w:rFonts w:ascii="Times New Roman" w:hAnsi="Times New Roman" w:cs="Times New Roman"/>
                <w:color w:val="000000" w:themeColor="text1"/>
                <w:sz w:val="28"/>
              </w:rPr>
            </w:rPrChange>
          </w:rPr>
          <w:t xml:space="preserve"> чтобы </w:t>
        </w:r>
      </w:ins>
      <w:ins w:id="561" w:author="user" w:date="2026-04-17T22:48:00Z">
        <w:r w:rsidR="00AF4F31" w:rsidRPr="00AF4F31">
          <w:rPr>
            <w:rFonts w:ascii="Times New Roman" w:hAnsi="Times New Roman" w:cs="Times New Roman"/>
            <w:color w:val="FF0000"/>
            <w:sz w:val="28"/>
            <w:rPrChange w:id="562" w:author="user" w:date="2026-04-17T22:48:00Z">
              <w:rPr>
                <w:rFonts w:ascii="Times New Roman" w:hAnsi="Times New Roman" w:cs="Times New Roman"/>
                <w:color w:val="000000" w:themeColor="text1"/>
                <w:sz w:val="28"/>
              </w:rPr>
            </w:rPrChange>
          </w:rPr>
          <w:t>была связь с этой вводной частью</w:t>
        </w:r>
      </w:ins>
    </w:p>
    <w:p w14:paraId="7521F26A" w14:textId="77777777" w:rsidR="00BD4EC2" w:rsidRPr="00BD4EC2" w:rsidRDefault="00BD4EC2" w:rsidP="00BD4EC2">
      <w:pPr>
        <w:spacing w:line="360" w:lineRule="auto"/>
        <w:ind w:firstLine="709"/>
        <w:jc w:val="both"/>
        <w:rPr>
          <w:ins w:id="563" w:author="user" w:date="2026-04-17T09:30:00Z"/>
          <w:rFonts w:ascii="Times New Roman" w:hAnsi="Times New Roman" w:cs="Times New Roman"/>
          <w:color w:val="000000" w:themeColor="text1"/>
          <w:sz w:val="28"/>
          <w:szCs w:val="28"/>
          <w:rPrChange w:id="564" w:author="user" w:date="2026-04-17T09:31:00Z">
            <w:rPr>
              <w:ins w:id="565" w:author="user" w:date="2026-04-17T09:30:00Z"/>
              <w:color w:val="000000" w:themeColor="text1"/>
              <w:sz w:val="28"/>
              <w:szCs w:val="28"/>
            </w:rPr>
          </w:rPrChange>
        </w:rPr>
      </w:pPr>
      <w:ins w:id="566" w:author="user" w:date="2026-04-17T09:30:00Z">
        <w:r w:rsidRPr="00BD4EC2">
          <w:rPr>
            <w:rFonts w:ascii="Times New Roman" w:hAnsi="Times New Roman" w:cs="Times New Roman"/>
            <w:color w:val="000000" w:themeColor="text1"/>
            <w:sz w:val="28"/>
            <w:szCs w:val="28"/>
            <w:rPrChange w:id="567" w:author="user" w:date="2026-04-17T09:31:00Z">
              <w:rPr>
                <w:color w:val="000000" w:themeColor="text1"/>
                <w:sz w:val="28"/>
                <w:szCs w:val="28"/>
              </w:rPr>
            </w:rPrChange>
          </w:rPr>
          <w:t xml:space="preserve">В зависимости от возможности осуществления контроля над информационной средой возможно выделить </w:t>
        </w:r>
        <w:r w:rsidRPr="00BD4EC2">
          <w:rPr>
            <w:rFonts w:ascii="Times New Roman" w:hAnsi="Times New Roman" w:cs="Times New Roman"/>
            <w:b/>
            <w:color w:val="000000" w:themeColor="text1"/>
            <w:sz w:val="28"/>
            <w:szCs w:val="28"/>
            <w:rPrChange w:id="568" w:author="user" w:date="2026-04-17T09:31:00Z">
              <w:rPr>
                <w:b/>
                <w:color w:val="000000" w:themeColor="text1"/>
                <w:sz w:val="28"/>
                <w:szCs w:val="28"/>
              </w:rPr>
            </w:rPrChange>
          </w:rPr>
          <w:t>два типа среды</w:t>
        </w:r>
        <w:r w:rsidRPr="00BD4EC2">
          <w:rPr>
            <w:rFonts w:ascii="Times New Roman" w:hAnsi="Times New Roman" w:cs="Times New Roman"/>
            <w:color w:val="000000" w:themeColor="text1"/>
            <w:sz w:val="28"/>
            <w:szCs w:val="28"/>
            <w:rPrChange w:id="569" w:author="user" w:date="2026-04-17T09:31:00Z">
              <w:rPr>
                <w:color w:val="000000" w:themeColor="text1"/>
                <w:sz w:val="28"/>
                <w:szCs w:val="28"/>
              </w:rPr>
            </w:rPrChange>
          </w:rPr>
          <w:t xml:space="preserve">: </w:t>
        </w:r>
      </w:ins>
    </w:p>
    <w:p w14:paraId="325DB5DC" w14:textId="77777777" w:rsidR="00BD4EC2" w:rsidRPr="00BD4EC2" w:rsidRDefault="00BD4EC2" w:rsidP="00BD4EC2">
      <w:pPr>
        <w:spacing w:line="360" w:lineRule="auto"/>
        <w:ind w:firstLine="709"/>
        <w:jc w:val="both"/>
        <w:rPr>
          <w:ins w:id="570" w:author="user" w:date="2026-04-17T09:30:00Z"/>
          <w:rFonts w:ascii="Times New Roman" w:hAnsi="Times New Roman" w:cs="Times New Roman"/>
          <w:color w:val="000000" w:themeColor="text1"/>
          <w:sz w:val="28"/>
          <w:szCs w:val="28"/>
          <w:rPrChange w:id="571" w:author="user" w:date="2026-04-17T09:31:00Z">
            <w:rPr>
              <w:ins w:id="572" w:author="user" w:date="2026-04-17T09:30:00Z"/>
              <w:color w:val="000000" w:themeColor="text1"/>
              <w:sz w:val="28"/>
              <w:szCs w:val="28"/>
            </w:rPr>
          </w:rPrChange>
        </w:rPr>
      </w:pPr>
      <w:ins w:id="573" w:author="user" w:date="2026-04-17T09:30:00Z">
        <w:r w:rsidRPr="00BD4EC2">
          <w:rPr>
            <w:rFonts w:ascii="Times New Roman" w:hAnsi="Times New Roman" w:cs="Times New Roman"/>
            <w:b/>
            <w:color w:val="000000" w:themeColor="text1"/>
            <w:sz w:val="28"/>
            <w:szCs w:val="28"/>
            <w:rPrChange w:id="574" w:author="user" w:date="2026-04-17T09:31:00Z">
              <w:rPr>
                <w:b/>
                <w:color w:val="000000" w:themeColor="text1"/>
                <w:sz w:val="28"/>
                <w:szCs w:val="28"/>
              </w:rPr>
            </w:rPrChange>
          </w:rPr>
          <w:t>Регулируемая среда:</w:t>
        </w:r>
        <w:r w:rsidRPr="00BD4EC2">
          <w:rPr>
            <w:rFonts w:ascii="Times New Roman" w:hAnsi="Times New Roman" w:cs="Times New Roman"/>
            <w:color w:val="000000" w:themeColor="text1"/>
            <w:sz w:val="28"/>
            <w:szCs w:val="28"/>
            <w:rPrChange w:id="575" w:author="user" w:date="2026-04-17T09:31:00Z">
              <w:rPr>
                <w:color w:val="000000" w:themeColor="text1"/>
                <w:sz w:val="28"/>
                <w:szCs w:val="28"/>
              </w:rPr>
            </w:rPrChange>
          </w:rPr>
          <w:t xml:space="preserve"> среды, в которых присутствуют субъекты, способные влиять на процесс управления программным обеспечением (далее – ПО), и на которых можно воздействовать посредством правового регулирования. </w:t>
        </w:r>
      </w:ins>
    </w:p>
    <w:p w14:paraId="50167B62" w14:textId="77777777" w:rsidR="00BD4EC2" w:rsidRPr="00BD4EC2" w:rsidRDefault="00BD4EC2" w:rsidP="00BD4EC2">
      <w:pPr>
        <w:spacing w:line="360" w:lineRule="auto"/>
        <w:ind w:firstLine="709"/>
        <w:contextualSpacing/>
        <w:jc w:val="both"/>
        <w:rPr>
          <w:ins w:id="576" w:author="user" w:date="2026-04-17T09:30:00Z"/>
          <w:rFonts w:ascii="Times New Roman" w:hAnsi="Times New Roman" w:cs="Times New Roman"/>
          <w:color w:val="000000" w:themeColor="text1"/>
          <w:sz w:val="28"/>
          <w:szCs w:val="28"/>
          <w:rPrChange w:id="577" w:author="user" w:date="2026-04-17T09:31:00Z">
            <w:rPr>
              <w:ins w:id="578" w:author="user" w:date="2026-04-17T09:30:00Z"/>
              <w:color w:val="000000" w:themeColor="text1"/>
              <w:sz w:val="28"/>
              <w:szCs w:val="28"/>
            </w:rPr>
          </w:rPrChange>
        </w:rPr>
      </w:pPr>
      <w:ins w:id="579" w:author="user" w:date="2026-04-17T09:30:00Z">
        <w:r w:rsidRPr="00BD4EC2">
          <w:rPr>
            <w:rFonts w:ascii="Times New Roman" w:hAnsi="Times New Roman" w:cs="Times New Roman"/>
            <w:b/>
            <w:color w:val="000000" w:themeColor="text1"/>
            <w:sz w:val="28"/>
            <w:szCs w:val="28"/>
            <w:rPrChange w:id="580" w:author="user" w:date="2026-04-17T09:31:00Z">
              <w:rPr>
                <w:b/>
                <w:color w:val="000000" w:themeColor="text1"/>
                <w:sz w:val="28"/>
                <w:szCs w:val="28"/>
              </w:rPr>
            </w:rPrChange>
          </w:rPr>
          <w:t>Нерегулируемая среда</w:t>
        </w:r>
        <w:r w:rsidRPr="00BD4EC2">
          <w:rPr>
            <w:rFonts w:ascii="Times New Roman" w:hAnsi="Times New Roman" w:cs="Times New Roman"/>
            <w:color w:val="000000" w:themeColor="text1"/>
            <w:sz w:val="28"/>
            <w:szCs w:val="28"/>
            <w:rPrChange w:id="581" w:author="user" w:date="2026-04-17T09:31:00Z">
              <w:rPr>
                <w:color w:val="000000" w:themeColor="text1"/>
                <w:sz w:val="28"/>
                <w:szCs w:val="28"/>
              </w:rPr>
            </w:rPrChange>
          </w:rPr>
          <w:t xml:space="preserve">: автономные среды, в которых отсутствует субъект, способный влиять на принимаемые в рамках нее решения и осуществляемые в ней действия. </w:t>
        </w:r>
      </w:ins>
    </w:p>
    <w:p w14:paraId="09883CDD" w14:textId="77777777" w:rsidR="00BD4EC2" w:rsidRPr="00BD4EC2" w:rsidRDefault="00BD4EC2" w:rsidP="00BD4EC2">
      <w:pPr>
        <w:spacing w:line="360" w:lineRule="auto"/>
        <w:ind w:firstLine="709"/>
        <w:contextualSpacing/>
        <w:jc w:val="both"/>
        <w:rPr>
          <w:ins w:id="582" w:author="user" w:date="2026-04-17T09:30:00Z"/>
          <w:rFonts w:ascii="Times New Roman" w:hAnsi="Times New Roman" w:cs="Times New Roman"/>
          <w:color w:val="000000" w:themeColor="text1"/>
          <w:sz w:val="28"/>
          <w:szCs w:val="28"/>
          <w:rPrChange w:id="583" w:author="user" w:date="2026-04-17T09:31:00Z">
            <w:rPr>
              <w:ins w:id="584" w:author="user" w:date="2026-04-17T09:30:00Z"/>
              <w:color w:val="000000" w:themeColor="text1"/>
              <w:sz w:val="28"/>
              <w:szCs w:val="28"/>
            </w:rPr>
          </w:rPrChange>
        </w:rPr>
      </w:pPr>
      <w:ins w:id="585" w:author="user" w:date="2026-04-17T09:30:00Z">
        <w:r w:rsidRPr="00BD4EC2">
          <w:rPr>
            <w:rFonts w:ascii="Times New Roman" w:hAnsi="Times New Roman" w:cs="Times New Roman"/>
            <w:color w:val="000000" w:themeColor="text1"/>
            <w:sz w:val="28"/>
            <w:szCs w:val="28"/>
            <w:rPrChange w:id="586" w:author="user" w:date="2026-04-17T09:31:00Z">
              <w:rPr>
                <w:color w:val="000000" w:themeColor="text1"/>
                <w:sz w:val="28"/>
                <w:szCs w:val="28"/>
              </w:rPr>
            </w:rPrChange>
          </w:rPr>
          <w:t xml:space="preserve">Ярким примером нерегулируемой среды служит инфраструктура подлинных децентрализованных финансов. В зарубежной юридической доктрине подчеркивается, что регулирование таких инфраструктур в соответствии с принципом «та же деятельность, тот же риск, те же правила», может быть нецелесообразным и неосуществимым по причине отсутствия объекта регулирования </w:t>
        </w:r>
        <w:r w:rsidRPr="00BD4EC2">
          <w:rPr>
            <w:rFonts w:ascii="Times New Roman" w:hAnsi="Times New Roman" w:cs="Times New Roman"/>
            <w:color w:val="000000" w:themeColor="text1"/>
            <w:sz w:val="28"/>
            <w:rPrChange w:id="587" w:author="user" w:date="2026-04-17T09:31:00Z">
              <w:rPr>
                <w:color w:val="000000" w:themeColor="text1"/>
                <w:sz w:val="28"/>
              </w:rPr>
            </w:rPrChange>
          </w:rPr>
          <w:t>[20; с. 2]</w:t>
        </w:r>
        <w:r w:rsidRPr="00BD4EC2">
          <w:rPr>
            <w:rFonts w:ascii="Times New Roman" w:hAnsi="Times New Roman" w:cs="Times New Roman"/>
            <w:color w:val="000000" w:themeColor="text1"/>
            <w:sz w:val="28"/>
            <w:szCs w:val="28"/>
            <w:rPrChange w:id="588" w:author="user" w:date="2026-04-17T09:31:00Z">
              <w:rPr>
                <w:color w:val="000000" w:themeColor="text1"/>
                <w:sz w:val="28"/>
                <w:szCs w:val="28"/>
              </w:rPr>
            </w:rPrChange>
          </w:rPr>
          <w:t xml:space="preserve">.  Если система децентрализована и анонимна, то ни один регулирующий орган не сможет обеспечивать соблюдение законов и правил </w:t>
        </w:r>
        <w:r w:rsidRPr="00BD4EC2">
          <w:rPr>
            <w:rFonts w:ascii="Times New Roman" w:hAnsi="Times New Roman" w:cs="Times New Roman"/>
            <w:color w:val="000000" w:themeColor="text1"/>
            <w:sz w:val="28"/>
            <w:rPrChange w:id="589" w:author="user" w:date="2026-04-17T09:31:00Z">
              <w:rPr>
                <w:color w:val="000000" w:themeColor="text1"/>
                <w:sz w:val="28"/>
              </w:rPr>
            </w:rPrChange>
          </w:rPr>
          <w:t>[19; с. 3]</w:t>
        </w:r>
        <w:r w:rsidRPr="00BD4EC2">
          <w:rPr>
            <w:rFonts w:ascii="Times New Roman" w:hAnsi="Times New Roman" w:cs="Times New Roman"/>
            <w:color w:val="000000" w:themeColor="text1"/>
            <w:sz w:val="28"/>
            <w:szCs w:val="28"/>
            <w:rPrChange w:id="590" w:author="user" w:date="2026-04-17T09:31:00Z">
              <w:rPr>
                <w:color w:val="000000" w:themeColor="text1"/>
                <w:sz w:val="28"/>
                <w:szCs w:val="28"/>
              </w:rPr>
            </w:rPrChange>
          </w:rPr>
          <w:t>.</w:t>
        </w:r>
      </w:ins>
    </w:p>
    <w:p w14:paraId="4A93B118" w14:textId="07AAD0D3" w:rsidR="00BD4EC2" w:rsidRDefault="00BD4EC2" w:rsidP="00BD4EC2">
      <w:pPr>
        <w:spacing w:line="360" w:lineRule="auto"/>
        <w:ind w:firstLine="709"/>
        <w:contextualSpacing/>
        <w:jc w:val="both"/>
        <w:rPr>
          <w:ins w:id="591" w:author="user" w:date="2026-04-17T22:58:00Z"/>
          <w:rFonts w:ascii="Times New Roman" w:hAnsi="Times New Roman" w:cs="Times New Roman"/>
          <w:color w:val="000000" w:themeColor="text1"/>
          <w:sz w:val="28"/>
          <w:szCs w:val="28"/>
        </w:rPr>
      </w:pPr>
      <w:ins w:id="592" w:author="user" w:date="2026-04-17T09:30:00Z">
        <w:r w:rsidRPr="00BD4EC2">
          <w:rPr>
            <w:rFonts w:ascii="Times New Roman" w:hAnsi="Times New Roman" w:cs="Times New Roman"/>
            <w:color w:val="000000" w:themeColor="text1"/>
            <w:sz w:val="28"/>
            <w:szCs w:val="28"/>
            <w:rPrChange w:id="593" w:author="user" w:date="2026-04-17T09:31:00Z">
              <w:rPr>
                <w:color w:val="000000" w:themeColor="text1"/>
                <w:sz w:val="28"/>
                <w:szCs w:val="28"/>
              </w:rPr>
            </w:rPrChange>
          </w:rPr>
          <w:lastRenderedPageBreak/>
          <w:t xml:space="preserve">В законодательстве Российской Федерации не закреплен правовой институт контроля информационной среды или его аналог. </w:t>
        </w:r>
      </w:ins>
    </w:p>
    <w:p w14:paraId="3F19E07B" w14:textId="64D700E8" w:rsidR="00B20BF8" w:rsidRPr="00BD4EC2" w:rsidRDefault="00B20BF8" w:rsidP="00BD4EC2">
      <w:pPr>
        <w:spacing w:line="360" w:lineRule="auto"/>
        <w:ind w:firstLine="709"/>
        <w:contextualSpacing/>
        <w:jc w:val="both"/>
        <w:rPr>
          <w:ins w:id="594" w:author="user" w:date="2026-04-17T09:30:00Z"/>
          <w:rFonts w:ascii="Times New Roman" w:hAnsi="Times New Roman" w:cs="Times New Roman"/>
          <w:color w:val="000000" w:themeColor="text1"/>
          <w:sz w:val="28"/>
          <w:szCs w:val="28"/>
          <w:rPrChange w:id="595" w:author="user" w:date="2026-04-17T09:31:00Z">
            <w:rPr>
              <w:ins w:id="596" w:author="user" w:date="2026-04-17T09:30:00Z"/>
              <w:color w:val="000000" w:themeColor="text1"/>
              <w:sz w:val="28"/>
              <w:szCs w:val="28"/>
            </w:rPr>
          </w:rPrChange>
        </w:rPr>
      </w:pPr>
      <w:ins w:id="597" w:author="user" w:date="2026-04-17T22:58:00Z">
        <w:r w:rsidRPr="00B20BF8">
          <w:rPr>
            <w:rFonts w:ascii="Times New Roman" w:hAnsi="Times New Roman" w:cs="Times New Roman"/>
            <w:color w:val="000000" w:themeColor="text1"/>
            <w:sz w:val="28"/>
            <w:szCs w:val="28"/>
            <w:highlight w:val="green"/>
            <w:rPrChange w:id="598" w:author="user" w:date="2026-04-17T22:59:00Z">
              <w:rPr>
                <w:rFonts w:ascii="Times New Roman" w:hAnsi="Times New Roman" w:cs="Times New Roman"/>
                <w:color w:val="000000" w:themeColor="text1"/>
                <w:sz w:val="28"/>
                <w:szCs w:val="28"/>
              </w:rPr>
            </w:rPrChange>
          </w:rPr>
          <w:t xml:space="preserve">+ </w:t>
        </w:r>
      </w:ins>
      <w:ins w:id="599" w:author="user" w:date="2026-04-17T22:59:00Z">
        <w:r w:rsidRPr="00B20BF8">
          <w:rPr>
            <w:rFonts w:ascii="Times New Roman" w:hAnsi="Times New Roman" w:cs="Times New Roman"/>
            <w:color w:val="000000" w:themeColor="text1"/>
            <w:sz w:val="28"/>
            <w:szCs w:val="28"/>
            <w:highlight w:val="green"/>
            <w:rPrChange w:id="600" w:author="user" w:date="2026-04-17T22:59:00Z">
              <w:rPr>
                <w:rFonts w:ascii="Times New Roman" w:hAnsi="Times New Roman" w:cs="Times New Roman"/>
                <w:color w:val="000000" w:themeColor="text1"/>
                <w:sz w:val="28"/>
                <w:szCs w:val="28"/>
              </w:rPr>
            </w:rPrChange>
          </w:rPr>
          <w:t>про связь с аффилированностью</w:t>
        </w:r>
      </w:ins>
    </w:p>
    <w:p w14:paraId="1EFDB226" w14:textId="05155D28" w:rsidR="00BD4EC2" w:rsidRPr="00BD4EC2" w:rsidRDefault="00BD4EC2" w:rsidP="00BD4EC2">
      <w:pPr>
        <w:spacing w:line="360" w:lineRule="auto"/>
        <w:ind w:firstLine="709"/>
        <w:contextualSpacing/>
        <w:jc w:val="both"/>
        <w:rPr>
          <w:ins w:id="601" w:author="user" w:date="2026-04-17T09:30:00Z"/>
          <w:rFonts w:ascii="Times New Roman" w:hAnsi="Times New Roman" w:cs="Times New Roman"/>
          <w:color w:val="000000" w:themeColor="text1"/>
          <w:sz w:val="28"/>
          <w:rPrChange w:id="602" w:author="user" w:date="2026-04-17T09:31:00Z">
            <w:rPr>
              <w:ins w:id="603" w:author="user" w:date="2026-04-17T09:30:00Z"/>
              <w:color w:val="000000" w:themeColor="text1"/>
              <w:sz w:val="28"/>
            </w:rPr>
          </w:rPrChange>
        </w:rPr>
      </w:pPr>
      <w:ins w:id="604" w:author="user" w:date="2026-04-17T09:30:00Z">
        <w:r w:rsidRPr="00BD4EC2">
          <w:rPr>
            <w:rFonts w:ascii="Times New Roman" w:hAnsi="Times New Roman" w:cs="Times New Roman"/>
            <w:color w:val="000000" w:themeColor="text1"/>
            <w:sz w:val="28"/>
            <w:rPrChange w:id="605" w:author="user" w:date="2026-04-17T09:31:00Z">
              <w:rPr>
                <w:color w:val="000000" w:themeColor="text1"/>
                <w:sz w:val="28"/>
              </w:rPr>
            </w:rPrChange>
          </w:rPr>
          <w:t xml:space="preserve">В зависимости от </w:t>
        </w:r>
      </w:ins>
      <w:ins w:id="606" w:author="user" w:date="2026-04-17T22:58:00Z">
        <w:r w:rsidR="00B20BF8" w:rsidRPr="00B20BF8">
          <w:rPr>
            <w:rFonts w:ascii="Times New Roman" w:hAnsi="Times New Roman" w:cs="Times New Roman"/>
            <w:color w:val="000000" w:themeColor="text1"/>
            <w:sz w:val="28"/>
            <w:highlight w:val="green"/>
            <w:rPrChange w:id="607" w:author="user" w:date="2026-04-17T22:58:00Z">
              <w:rPr>
                <w:rFonts w:ascii="Times New Roman" w:hAnsi="Times New Roman" w:cs="Times New Roman"/>
                <w:color w:val="000000" w:themeColor="text1"/>
                <w:sz w:val="28"/>
              </w:rPr>
            </w:rPrChange>
          </w:rPr>
          <w:t>типа криптоактива</w:t>
        </w:r>
        <w:r w:rsidR="00B20BF8">
          <w:rPr>
            <w:rStyle w:val="a5"/>
            <w:rFonts w:ascii="Times New Roman" w:hAnsi="Times New Roman" w:cs="Times New Roman"/>
            <w:color w:val="000000" w:themeColor="text1"/>
            <w:sz w:val="28"/>
            <w:highlight w:val="green"/>
          </w:rPr>
          <w:footnoteReference w:id="10"/>
        </w:r>
      </w:ins>
      <w:ins w:id="609" w:author="user" w:date="2026-04-17T09:30:00Z">
        <w:r w:rsidRPr="00BD4EC2">
          <w:rPr>
            <w:rFonts w:ascii="Times New Roman" w:hAnsi="Times New Roman" w:cs="Times New Roman"/>
            <w:color w:val="000000" w:themeColor="text1"/>
            <w:sz w:val="28"/>
            <w:rPrChange w:id="610" w:author="user" w:date="2026-04-17T09:31:00Z">
              <w:rPr>
                <w:color w:val="000000" w:themeColor="text1"/>
                <w:sz w:val="28"/>
              </w:rPr>
            </w:rPrChange>
          </w:rPr>
          <w:t xml:space="preserve"> </w:t>
        </w:r>
        <w:r w:rsidRPr="00B20BF8">
          <w:rPr>
            <w:rFonts w:ascii="Times New Roman" w:hAnsi="Times New Roman" w:cs="Times New Roman"/>
            <w:color w:val="000000" w:themeColor="text1"/>
            <w:sz w:val="28"/>
            <w:rPrChange w:id="611" w:author="user" w:date="2026-04-17T22:59:00Z">
              <w:rPr>
                <w:color w:val="000000" w:themeColor="text1"/>
                <w:sz w:val="28"/>
              </w:rPr>
            </w:rPrChange>
          </w:rPr>
          <w:t xml:space="preserve">преобладающего воздействия той или иной технологии на </w:t>
        </w:r>
        <w:r w:rsidRPr="00B20BF8">
          <w:rPr>
            <w:rFonts w:ascii="Times New Roman" w:hAnsi="Times New Roman" w:cs="Times New Roman"/>
            <w:color w:val="000000" w:themeColor="text1"/>
            <w:sz w:val="28"/>
            <w:highlight w:val="green"/>
            <w:rPrChange w:id="612" w:author="user" w:date="2026-04-17T23:00:00Z">
              <w:rPr>
                <w:color w:val="000000" w:themeColor="text1"/>
                <w:sz w:val="28"/>
              </w:rPr>
            </w:rPrChange>
          </w:rPr>
          <w:t>не</w:t>
        </w:r>
      </w:ins>
      <w:ins w:id="613" w:author="user" w:date="2026-04-17T22:59:00Z">
        <w:r w:rsidR="00B20BF8" w:rsidRPr="00B20BF8">
          <w:rPr>
            <w:rFonts w:ascii="Times New Roman" w:hAnsi="Times New Roman" w:cs="Times New Roman"/>
            <w:color w:val="000000" w:themeColor="text1"/>
            <w:sz w:val="28"/>
            <w:highlight w:val="green"/>
            <w:rPrChange w:id="614" w:author="user" w:date="2026-04-17T23:00:00Z">
              <w:rPr>
                <w:rFonts w:ascii="Times New Roman" w:hAnsi="Times New Roman" w:cs="Times New Roman"/>
                <w:color w:val="000000" w:themeColor="text1"/>
                <w:sz w:val="28"/>
              </w:rPr>
            </w:rPrChange>
          </w:rPr>
          <w:t>го</w:t>
        </w:r>
        <w:r w:rsidR="00B20BF8">
          <w:rPr>
            <w:rFonts w:ascii="Times New Roman" w:hAnsi="Times New Roman" w:cs="Times New Roman"/>
            <w:color w:val="000000" w:themeColor="text1"/>
            <w:sz w:val="28"/>
          </w:rPr>
          <w:t xml:space="preserve">   </w:t>
        </w:r>
      </w:ins>
      <w:ins w:id="615" w:author="user" w:date="2026-04-17T09:30:00Z">
        <w:r w:rsidRPr="00B20BF8">
          <w:rPr>
            <w:rFonts w:ascii="Times New Roman" w:hAnsi="Times New Roman" w:cs="Times New Roman"/>
            <w:color w:val="000000" w:themeColor="text1"/>
            <w:sz w:val="28"/>
            <w:highlight w:val="yellow"/>
            <w:rPrChange w:id="616" w:author="user" w:date="2026-04-17T23:00:00Z">
              <w:rPr>
                <w:color w:val="000000" w:themeColor="text1"/>
                <w:sz w:val="28"/>
              </w:rPr>
            </w:rPrChange>
          </w:rPr>
          <w:t>е</w:t>
        </w:r>
        <w:r w:rsidRPr="00B20BF8">
          <w:rPr>
            <w:rFonts w:ascii="Times New Roman" w:hAnsi="Times New Roman" w:cs="Times New Roman"/>
            <w:color w:val="000000" w:themeColor="text1"/>
            <w:sz w:val="28"/>
            <w:rPrChange w:id="617" w:author="user" w:date="2026-04-17T22:59:00Z">
              <w:rPr>
                <w:color w:val="000000" w:themeColor="text1"/>
                <w:sz w:val="28"/>
              </w:rPr>
            </w:rPrChange>
          </w:rPr>
          <w:t>,</w:t>
        </w:r>
        <w:r w:rsidRPr="00BD4EC2">
          <w:rPr>
            <w:rFonts w:ascii="Times New Roman" w:hAnsi="Times New Roman" w:cs="Times New Roman"/>
            <w:color w:val="000000" w:themeColor="text1"/>
            <w:sz w:val="28"/>
            <w:rPrChange w:id="618" w:author="user" w:date="2026-04-17T09:31:00Z">
              <w:rPr>
                <w:color w:val="000000" w:themeColor="text1"/>
                <w:sz w:val="28"/>
              </w:rPr>
            </w:rPrChange>
          </w:rPr>
          <w:t xml:space="preserve"> понятие и содержание контроля такой среды может иметь специфику [2]. </w:t>
        </w:r>
      </w:ins>
    </w:p>
    <w:p w14:paraId="05A819C6" w14:textId="77777777" w:rsidR="00BD4EC2" w:rsidRPr="00BD4EC2" w:rsidRDefault="00BD4EC2" w:rsidP="00BD4EC2">
      <w:pPr>
        <w:spacing w:line="360" w:lineRule="auto"/>
        <w:ind w:firstLine="720"/>
        <w:jc w:val="both"/>
        <w:rPr>
          <w:ins w:id="619" w:author="user" w:date="2026-04-17T09:30:00Z"/>
          <w:rFonts w:ascii="Times New Roman" w:hAnsi="Times New Roman" w:cs="Times New Roman"/>
          <w:color w:val="000000" w:themeColor="text1"/>
          <w:sz w:val="28"/>
          <w:rPrChange w:id="620" w:author="user" w:date="2026-04-17T09:31:00Z">
            <w:rPr>
              <w:ins w:id="621" w:author="user" w:date="2026-04-17T09:30:00Z"/>
              <w:color w:val="000000" w:themeColor="text1"/>
              <w:sz w:val="28"/>
            </w:rPr>
          </w:rPrChange>
        </w:rPr>
      </w:pPr>
      <w:ins w:id="622" w:author="user" w:date="2026-04-17T09:30:00Z">
        <w:r w:rsidRPr="00B20BF8">
          <w:rPr>
            <w:rFonts w:ascii="Times New Roman" w:hAnsi="Times New Roman" w:cs="Times New Roman"/>
            <w:color w:val="000000" w:themeColor="text1"/>
            <w:sz w:val="28"/>
            <w:highlight w:val="yellow"/>
            <w:rPrChange w:id="623" w:author="user" w:date="2026-04-17T22:57:00Z">
              <w:rPr>
                <w:color w:val="000000" w:themeColor="text1"/>
                <w:sz w:val="28"/>
              </w:rPr>
            </w:rPrChange>
          </w:rPr>
          <w:t xml:space="preserve">В автономных средах с участием интеллектуальных агентов контроль может быть распределен между машиной и человеком. Такое состояние рассматривается в научной литературе, в частности исследовании Ф. </w:t>
        </w:r>
        <w:proofErr w:type="spellStart"/>
        <w:r w:rsidRPr="00B20BF8">
          <w:rPr>
            <w:rFonts w:ascii="Times New Roman" w:hAnsi="Times New Roman" w:cs="Times New Roman"/>
            <w:color w:val="000000" w:themeColor="text1"/>
            <w:sz w:val="28"/>
            <w:highlight w:val="yellow"/>
            <w:rPrChange w:id="624" w:author="user" w:date="2026-04-17T22:57:00Z">
              <w:rPr>
                <w:color w:val="000000" w:themeColor="text1"/>
                <w:sz w:val="28"/>
              </w:rPr>
            </w:rPrChange>
          </w:rPr>
          <w:t>Флемиш</w:t>
        </w:r>
        <w:proofErr w:type="spellEnd"/>
        <w:r w:rsidRPr="00B20BF8">
          <w:rPr>
            <w:rFonts w:ascii="Times New Roman" w:hAnsi="Times New Roman" w:cs="Times New Roman"/>
            <w:color w:val="000000" w:themeColor="text1"/>
            <w:sz w:val="28"/>
            <w:highlight w:val="yellow"/>
            <w:rPrChange w:id="625" w:author="user" w:date="2026-04-17T22:57:00Z">
              <w:rPr>
                <w:color w:val="000000" w:themeColor="text1"/>
                <w:sz w:val="28"/>
              </w:rPr>
            </w:rPrChange>
          </w:rPr>
          <w:t xml:space="preserve"> и др., как «совместный контроль» (</w:t>
        </w:r>
        <w:proofErr w:type="spellStart"/>
        <w:r w:rsidRPr="00B20BF8">
          <w:rPr>
            <w:rFonts w:ascii="Times New Roman" w:hAnsi="Times New Roman" w:cs="Times New Roman"/>
            <w:color w:val="000000" w:themeColor="text1"/>
            <w:sz w:val="28"/>
            <w:highlight w:val="yellow"/>
            <w:rPrChange w:id="626" w:author="user" w:date="2026-04-17T22:57:00Z">
              <w:rPr>
                <w:color w:val="000000" w:themeColor="text1"/>
                <w:sz w:val="28"/>
              </w:rPr>
            </w:rPrChange>
          </w:rPr>
          <w:t>shared</w:t>
        </w:r>
        <w:proofErr w:type="spellEnd"/>
        <w:r w:rsidRPr="00B20BF8">
          <w:rPr>
            <w:rFonts w:ascii="Times New Roman" w:hAnsi="Times New Roman" w:cs="Times New Roman"/>
            <w:color w:val="000000" w:themeColor="text1"/>
            <w:sz w:val="28"/>
            <w:highlight w:val="yellow"/>
            <w:rPrChange w:id="627" w:author="user" w:date="2026-04-17T22:57:00Z">
              <w:rPr>
                <w:color w:val="000000" w:themeColor="text1"/>
                <w:sz w:val="28"/>
              </w:rPr>
            </w:rPrChange>
          </w:rPr>
          <w:t xml:space="preserve"> </w:t>
        </w:r>
        <w:proofErr w:type="spellStart"/>
        <w:r w:rsidRPr="00B20BF8">
          <w:rPr>
            <w:rFonts w:ascii="Times New Roman" w:hAnsi="Times New Roman" w:cs="Times New Roman"/>
            <w:color w:val="000000" w:themeColor="text1"/>
            <w:sz w:val="28"/>
            <w:highlight w:val="yellow"/>
            <w:rPrChange w:id="628" w:author="user" w:date="2026-04-17T22:57:00Z">
              <w:rPr>
                <w:color w:val="000000" w:themeColor="text1"/>
                <w:sz w:val="28"/>
              </w:rPr>
            </w:rPrChange>
          </w:rPr>
          <w:t>control</w:t>
        </w:r>
        <w:proofErr w:type="spellEnd"/>
        <w:r w:rsidRPr="00B20BF8">
          <w:rPr>
            <w:rFonts w:ascii="Times New Roman" w:hAnsi="Times New Roman" w:cs="Times New Roman"/>
            <w:color w:val="000000" w:themeColor="text1"/>
            <w:sz w:val="28"/>
            <w:highlight w:val="yellow"/>
            <w:rPrChange w:id="629" w:author="user" w:date="2026-04-17T22:57:00Z">
              <w:rPr>
                <w:color w:val="000000" w:themeColor="text1"/>
                <w:sz w:val="28"/>
              </w:rPr>
            </w:rPrChange>
          </w:rPr>
          <w:t>) в человеко-машинных командах [11; с. 1456].</w:t>
        </w:r>
        <w:r w:rsidRPr="00BD4EC2">
          <w:rPr>
            <w:rFonts w:ascii="Times New Roman" w:hAnsi="Times New Roman" w:cs="Times New Roman"/>
            <w:color w:val="000000" w:themeColor="text1"/>
            <w:sz w:val="28"/>
            <w:rPrChange w:id="630" w:author="user" w:date="2026-04-17T09:31:00Z">
              <w:rPr>
                <w:color w:val="000000" w:themeColor="text1"/>
                <w:sz w:val="28"/>
              </w:rPr>
            </w:rPrChange>
          </w:rPr>
          <w:t xml:space="preserve"> </w:t>
        </w:r>
      </w:ins>
    </w:p>
    <w:p w14:paraId="1CF17CBA" w14:textId="77777777" w:rsidR="00BD4EC2" w:rsidRPr="00BD4EC2" w:rsidRDefault="00BD4EC2" w:rsidP="00BD4EC2">
      <w:pPr>
        <w:spacing w:line="360" w:lineRule="auto"/>
        <w:ind w:firstLine="720"/>
        <w:jc w:val="both"/>
        <w:rPr>
          <w:ins w:id="631" w:author="user" w:date="2026-04-17T09:30:00Z"/>
          <w:rFonts w:ascii="Times New Roman" w:hAnsi="Times New Roman" w:cs="Times New Roman"/>
          <w:color w:val="000000" w:themeColor="text1"/>
          <w:sz w:val="28"/>
          <w:rPrChange w:id="632" w:author="user" w:date="2026-04-17T09:31:00Z">
            <w:rPr>
              <w:ins w:id="633" w:author="user" w:date="2026-04-17T09:30:00Z"/>
              <w:color w:val="000000" w:themeColor="text1"/>
              <w:sz w:val="28"/>
            </w:rPr>
          </w:rPrChange>
        </w:rPr>
      </w:pPr>
      <w:ins w:id="634" w:author="user" w:date="2026-04-17T09:30:00Z">
        <w:r w:rsidRPr="00C61BF3">
          <w:rPr>
            <w:rFonts w:ascii="Times New Roman" w:hAnsi="Times New Roman" w:cs="Times New Roman"/>
            <w:color w:val="000000" w:themeColor="text1"/>
            <w:sz w:val="28"/>
            <w:highlight w:val="lightGray"/>
            <w:rPrChange w:id="635" w:author="user" w:date="2026-04-18T20:13:00Z">
              <w:rPr>
                <w:color w:val="000000" w:themeColor="text1"/>
                <w:sz w:val="28"/>
              </w:rPr>
            </w:rPrChange>
          </w:rPr>
          <w:t>Л. Анкер-</w:t>
        </w:r>
        <w:proofErr w:type="spellStart"/>
        <w:r w:rsidRPr="00C61BF3">
          <w:rPr>
            <w:rFonts w:ascii="Times New Roman" w:hAnsi="Times New Roman" w:cs="Times New Roman"/>
            <w:color w:val="000000" w:themeColor="text1"/>
            <w:sz w:val="28"/>
            <w:highlight w:val="lightGray"/>
            <w:rPrChange w:id="636" w:author="user" w:date="2026-04-18T20:13:00Z">
              <w:rPr>
                <w:color w:val="000000" w:themeColor="text1"/>
                <w:sz w:val="28"/>
              </w:rPr>
            </w:rPrChange>
          </w:rPr>
          <w:t>Сёренсен</w:t>
        </w:r>
        <w:proofErr w:type="spellEnd"/>
        <w:r w:rsidRPr="00C61BF3">
          <w:rPr>
            <w:rFonts w:ascii="Times New Roman" w:hAnsi="Times New Roman" w:cs="Times New Roman"/>
            <w:color w:val="000000" w:themeColor="text1"/>
            <w:sz w:val="28"/>
            <w:highlight w:val="lightGray"/>
            <w:rPrChange w:id="637" w:author="user" w:date="2026-04-18T20:13:00Z">
              <w:rPr>
                <w:color w:val="000000" w:themeColor="text1"/>
                <w:sz w:val="28"/>
              </w:rPr>
            </w:rPrChange>
          </w:rPr>
          <w:t xml:space="preserve">, Д. </w:t>
        </w:r>
        <w:proofErr w:type="spellStart"/>
        <w:r w:rsidRPr="00C61BF3">
          <w:rPr>
            <w:rFonts w:ascii="Times New Roman" w:hAnsi="Times New Roman" w:cs="Times New Roman"/>
            <w:color w:val="000000" w:themeColor="text1"/>
            <w:sz w:val="28"/>
            <w:highlight w:val="lightGray"/>
            <w:rPrChange w:id="638" w:author="user" w:date="2026-04-18T20:13:00Z">
              <w:rPr>
                <w:color w:val="000000" w:themeColor="text1"/>
                <w:sz w:val="28"/>
              </w:rPr>
            </w:rPrChange>
          </w:rPr>
          <w:t>Цетше</w:t>
        </w:r>
        <w:proofErr w:type="spellEnd"/>
        <w:r w:rsidRPr="00C61BF3">
          <w:rPr>
            <w:rFonts w:ascii="Times New Roman" w:hAnsi="Times New Roman" w:cs="Times New Roman"/>
            <w:color w:val="000000" w:themeColor="text1"/>
            <w:sz w:val="28"/>
            <w:highlight w:val="lightGray"/>
            <w:rPrChange w:id="639" w:author="user" w:date="2026-04-18T20:13:00Z">
              <w:rPr>
                <w:color w:val="000000" w:themeColor="text1"/>
                <w:sz w:val="28"/>
              </w:rPr>
            </w:rPrChange>
          </w:rPr>
          <w:t xml:space="preserve"> отмечают, что в децентрализованных информационных средах реальный контроль часто осуществляется через технические механизмы, такие как, доступ к коду и административные привилегии. В то же время закрепленные в правовых актах правовые понятия контроля не учитывают эти неюридические формы влияния [8; с. 19].</w:t>
        </w:r>
      </w:ins>
    </w:p>
    <w:p w14:paraId="774A9D18" w14:textId="77777777" w:rsidR="00BD4EC2" w:rsidRPr="00BD4EC2" w:rsidRDefault="00BD4EC2" w:rsidP="00BD4EC2">
      <w:pPr>
        <w:spacing w:line="360" w:lineRule="auto"/>
        <w:ind w:firstLine="720"/>
        <w:jc w:val="both"/>
        <w:rPr>
          <w:ins w:id="640" w:author="user" w:date="2026-04-17T09:30:00Z"/>
          <w:rFonts w:ascii="Times New Roman" w:hAnsi="Times New Roman" w:cs="Times New Roman"/>
          <w:color w:val="000000" w:themeColor="text1"/>
          <w:sz w:val="28"/>
          <w:rPrChange w:id="641" w:author="user" w:date="2026-04-17T09:31:00Z">
            <w:rPr>
              <w:ins w:id="642" w:author="user" w:date="2026-04-17T09:30:00Z"/>
              <w:color w:val="000000" w:themeColor="text1"/>
              <w:sz w:val="28"/>
            </w:rPr>
          </w:rPrChange>
        </w:rPr>
      </w:pPr>
      <w:ins w:id="643" w:author="user" w:date="2026-04-17T09:30:00Z">
        <w:r w:rsidRPr="00BD4EC2">
          <w:rPr>
            <w:rFonts w:ascii="Times New Roman" w:hAnsi="Times New Roman" w:cs="Times New Roman"/>
            <w:color w:val="000000" w:themeColor="text1"/>
            <w:sz w:val="28"/>
            <w:rPrChange w:id="644" w:author="user" w:date="2026-04-17T09:31:00Z">
              <w:rPr>
                <w:color w:val="000000" w:themeColor="text1"/>
                <w:sz w:val="28"/>
              </w:rPr>
            </w:rPrChange>
          </w:rPr>
          <w:t xml:space="preserve">Таким образом, одним из основных направлений регулирования информационных сред с высокой степенью автономности является закрепление нормативного понятия контроля, учитывающего специфику типа среды, преобладающего воздействия той или иной технологии на нее. </w:t>
        </w:r>
      </w:ins>
    </w:p>
    <w:p w14:paraId="0479A466" w14:textId="77777777" w:rsidR="00BD4EC2" w:rsidRPr="00BD4EC2" w:rsidRDefault="00BD4EC2" w:rsidP="00BD4EC2">
      <w:pPr>
        <w:spacing w:line="360" w:lineRule="auto"/>
        <w:ind w:firstLine="851"/>
        <w:jc w:val="both"/>
        <w:rPr>
          <w:ins w:id="645" w:author="user" w:date="2026-04-17T09:30:00Z"/>
          <w:rFonts w:ascii="Times New Roman" w:hAnsi="Times New Roman" w:cs="Times New Roman"/>
          <w:color w:val="000000" w:themeColor="text1"/>
          <w:sz w:val="28"/>
          <w:rPrChange w:id="646" w:author="user" w:date="2026-04-17T09:31:00Z">
            <w:rPr>
              <w:ins w:id="647" w:author="user" w:date="2026-04-17T09:30:00Z"/>
              <w:color w:val="000000" w:themeColor="text1"/>
              <w:sz w:val="28"/>
            </w:rPr>
          </w:rPrChange>
        </w:rPr>
      </w:pPr>
      <w:ins w:id="648" w:author="user" w:date="2026-04-17T09:30:00Z">
        <w:r w:rsidRPr="00BD4EC2">
          <w:rPr>
            <w:rFonts w:ascii="Times New Roman" w:hAnsi="Times New Roman" w:cs="Times New Roman"/>
            <w:color w:val="000000" w:themeColor="text1"/>
            <w:sz w:val="28"/>
            <w:szCs w:val="28"/>
            <w:rPrChange w:id="649" w:author="user" w:date="2026-04-17T09:31:00Z">
              <w:rPr>
                <w:color w:val="000000" w:themeColor="text1"/>
                <w:sz w:val="28"/>
                <w:szCs w:val="28"/>
              </w:rPr>
            </w:rPrChange>
          </w:rPr>
          <w:t>Под контролем информационной среды предлагается понимать способность лица или группы лиц, оказывать влияние на функционирование информационной системы, ее развитие, безопасность, доступность, а также на процессы обработки, хранения и распространения информации в ней осуществляемую, как напрямую, так и опосредованно, с помощью технических средств.</w:t>
        </w:r>
      </w:ins>
    </w:p>
    <w:p w14:paraId="05BD9A81" w14:textId="4D83D009" w:rsidR="00172A0C" w:rsidRPr="005B7790" w:rsidRDefault="00172A0C" w:rsidP="00172A0C">
      <w:pPr>
        <w:spacing w:line="360" w:lineRule="auto"/>
        <w:ind w:firstLine="709"/>
        <w:jc w:val="both"/>
        <w:rPr>
          <w:ins w:id="650" w:author="user" w:date="2026-04-17T03:44:00Z"/>
          <w:rFonts w:ascii="Times New Roman" w:hAnsi="Times New Roman" w:cs="Times New Roman"/>
          <w:color w:val="FF0000"/>
          <w:sz w:val="28"/>
          <w:szCs w:val="28"/>
        </w:rPr>
      </w:pPr>
      <w:ins w:id="651" w:author="user" w:date="2026-04-17T03:45:00Z">
        <w:r>
          <w:rPr>
            <w:rFonts w:ascii="Times New Roman" w:hAnsi="Times New Roman" w:cs="Times New Roman"/>
            <w:color w:val="FF0000"/>
            <w:sz w:val="28"/>
            <w:szCs w:val="28"/>
          </w:rPr>
          <w:t>4</w:t>
        </w:r>
      </w:ins>
      <w:ins w:id="652" w:author="user" w:date="2026-04-17T03:44:00Z">
        <w:r w:rsidRPr="005B7790">
          <w:rPr>
            <w:rFonts w:ascii="Times New Roman" w:hAnsi="Times New Roman" w:cs="Times New Roman"/>
            <w:color w:val="FF0000"/>
            <w:sz w:val="28"/>
            <w:szCs w:val="28"/>
          </w:rPr>
          <w:t xml:space="preserve">) </w:t>
        </w:r>
      </w:ins>
      <w:ins w:id="653" w:author="user" w:date="2026-04-17T03:45:00Z">
        <w:r>
          <w:rPr>
            <w:rFonts w:ascii="Times New Roman" w:hAnsi="Times New Roman" w:cs="Times New Roman"/>
            <w:color w:val="FF0000"/>
            <w:sz w:val="28"/>
            <w:szCs w:val="28"/>
          </w:rPr>
          <w:t>создание универсальной архитектуры….</w:t>
        </w:r>
      </w:ins>
    </w:p>
    <w:p w14:paraId="0F944562" w14:textId="77777777" w:rsidR="00BD4EC2" w:rsidRPr="00153BD6" w:rsidRDefault="00BD4EC2" w:rsidP="00BD4EC2">
      <w:pPr>
        <w:spacing w:line="360" w:lineRule="auto"/>
        <w:ind w:firstLine="709"/>
        <w:jc w:val="both"/>
        <w:rPr>
          <w:ins w:id="654" w:author="user" w:date="2026-04-17T09:20:00Z"/>
          <w:rFonts w:ascii="Times New Roman" w:hAnsi="Times New Roman" w:cs="Times New Roman"/>
          <w:sz w:val="28"/>
          <w:szCs w:val="28"/>
        </w:rPr>
      </w:pPr>
      <w:ins w:id="655" w:author="user" w:date="2026-04-17T09:20:00Z">
        <w:r>
          <w:rPr>
            <w:rFonts w:ascii="Times New Roman" w:eastAsia="Times New Roman" w:hAnsi="Times New Roman" w:cs="Times New Roman"/>
            <w:sz w:val="28"/>
            <w:szCs w:val="28"/>
            <w:lang w:eastAsia="ru-RU"/>
          </w:rPr>
          <w:lastRenderedPageBreak/>
          <w:t>5</w:t>
        </w:r>
        <w:r w:rsidRPr="0037680B">
          <w:rPr>
            <w:rFonts w:ascii="Times New Roman" w:eastAsia="Times New Roman" w:hAnsi="Times New Roman" w:cs="Times New Roman"/>
            <w:sz w:val="28"/>
            <w:szCs w:val="28"/>
            <w:lang w:eastAsia="ru-RU"/>
          </w:rPr>
          <w:t xml:space="preserve">) </w:t>
        </w:r>
        <w:r w:rsidRPr="00153BD6">
          <w:rPr>
            <w:rFonts w:ascii="Times New Roman" w:hAnsi="Times New Roman" w:cs="Times New Roman"/>
            <w:sz w:val="28"/>
            <w:szCs w:val="28"/>
          </w:rPr>
          <w:t xml:space="preserve">Определить </w:t>
        </w:r>
        <w:r w:rsidRPr="00BD4EC2">
          <w:rPr>
            <w:rFonts w:ascii="Times New Roman" w:hAnsi="Times New Roman" w:cs="Times New Roman"/>
            <w:sz w:val="28"/>
            <w:szCs w:val="28"/>
            <w:highlight w:val="yellow"/>
            <w:rPrChange w:id="656" w:author="user" w:date="2026-04-17T09:26:00Z">
              <w:rPr>
                <w:rFonts w:ascii="Times New Roman" w:hAnsi="Times New Roman" w:cs="Times New Roman"/>
                <w:sz w:val="28"/>
                <w:szCs w:val="28"/>
              </w:rPr>
            </w:rPrChange>
          </w:rPr>
          <w:t>в Федеральном законе от 31.07.2020 № 259-ФЗ</w:t>
        </w:r>
        <w:r w:rsidRPr="00153BD6" w:rsidDel="002A3640">
          <w:rPr>
            <w:rFonts w:ascii="Times New Roman" w:hAnsi="Times New Roman" w:cs="Times New Roman"/>
            <w:sz w:val="28"/>
            <w:szCs w:val="28"/>
          </w:rPr>
          <w:t xml:space="preserve"> </w:t>
        </w:r>
        <w:r w:rsidRPr="00153BD6">
          <w:rPr>
            <w:rFonts w:ascii="Times New Roman" w:hAnsi="Times New Roman" w:cs="Times New Roman"/>
            <w:sz w:val="28"/>
            <w:szCs w:val="28"/>
          </w:rPr>
          <w:t xml:space="preserve">ключевые элементы инфраструктуры цифрового сегмента финансового рынка: смарт-контракты, межсетевые мосты, открытые программные интерфейсы, поставщики данных и др., предусмотреть соответствующие требования для их использования финансовыми организациями. </w:t>
        </w:r>
      </w:ins>
    </w:p>
    <w:p w14:paraId="46366B9C" w14:textId="77777777" w:rsidR="00BD4EC2" w:rsidRDefault="00BD4EC2" w:rsidP="00BD4EC2">
      <w:pPr>
        <w:spacing w:line="360" w:lineRule="auto"/>
        <w:ind w:firstLine="709"/>
        <w:jc w:val="both"/>
        <w:rPr>
          <w:ins w:id="657" w:author="user" w:date="2026-04-17T09:20:00Z"/>
          <w:rFonts w:ascii="Times New Roman" w:hAnsi="Times New Roman" w:cs="Times New Roman"/>
          <w:sz w:val="28"/>
          <w:szCs w:val="28"/>
        </w:rPr>
      </w:pPr>
      <w:ins w:id="658" w:author="user" w:date="2026-04-17T09:20:00Z">
        <w:r w:rsidRPr="00BD4EC2">
          <w:rPr>
            <w:rFonts w:ascii="Times New Roman" w:hAnsi="Times New Roman" w:cs="Times New Roman"/>
            <w:sz w:val="28"/>
            <w:szCs w:val="28"/>
            <w:highlight w:val="yellow"/>
            <w:rPrChange w:id="659" w:author="user" w:date="2026-04-17T09:30:00Z">
              <w:rPr>
                <w:rFonts w:ascii="Times New Roman" w:hAnsi="Times New Roman" w:cs="Times New Roman"/>
                <w:sz w:val="28"/>
                <w:szCs w:val="28"/>
              </w:rPr>
            </w:rPrChange>
          </w:rPr>
          <w:t>Путем внесения изменений в профильные федеральные законы, регулирующие самостоятельные виды деятельности финансовых организаций</w:t>
        </w:r>
        <w:r w:rsidRPr="00153BD6">
          <w:rPr>
            <w:rFonts w:ascii="Times New Roman" w:hAnsi="Times New Roman" w:cs="Times New Roman"/>
            <w:sz w:val="28"/>
            <w:szCs w:val="28"/>
          </w:rPr>
          <w:t xml:space="preserve">, обеспечить возможность использования указанной инфраструктуры финансовыми организациями: заключения сделок на финансовых платформах с использованием смарт-контрактов, возможность управляющих компаний паевых инвестиционных фондов </w:t>
        </w:r>
        <w:proofErr w:type="spellStart"/>
        <w:r w:rsidRPr="00153BD6">
          <w:rPr>
            <w:rFonts w:ascii="Times New Roman" w:hAnsi="Times New Roman" w:cs="Times New Roman"/>
            <w:sz w:val="28"/>
            <w:szCs w:val="28"/>
          </w:rPr>
          <w:t>токенизировать</w:t>
        </w:r>
        <w:proofErr w:type="spellEnd"/>
        <w:r w:rsidRPr="00153BD6">
          <w:rPr>
            <w:rFonts w:ascii="Times New Roman" w:hAnsi="Times New Roman" w:cs="Times New Roman"/>
            <w:sz w:val="28"/>
            <w:szCs w:val="28"/>
          </w:rPr>
          <w:t xml:space="preserve"> паи паевых инвестиционных фондов и др. </w:t>
        </w:r>
      </w:ins>
    </w:p>
    <w:p w14:paraId="23124957" w14:textId="77777777" w:rsidR="00BD4EC2" w:rsidRDefault="00BD4EC2" w:rsidP="009F5F13">
      <w:pPr>
        <w:spacing w:line="360" w:lineRule="auto"/>
        <w:ind w:firstLine="709"/>
        <w:jc w:val="both"/>
        <w:rPr>
          <w:ins w:id="660" w:author="user" w:date="2026-04-17T09:20:00Z"/>
          <w:rFonts w:ascii="Times New Roman" w:hAnsi="Times New Roman" w:cs="Times New Roman"/>
          <w:sz w:val="28"/>
          <w:szCs w:val="28"/>
        </w:rPr>
      </w:pPr>
    </w:p>
    <w:p w14:paraId="242278D8" w14:textId="6AFA656F" w:rsidR="009F5F13" w:rsidRPr="00A101DA" w:rsidRDefault="00172A0C" w:rsidP="009F5F13">
      <w:pPr>
        <w:spacing w:line="360" w:lineRule="auto"/>
        <w:ind w:firstLine="709"/>
        <w:jc w:val="both"/>
        <w:rPr>
          <w:ins w:id="661" w:author="user" w:date="2026-04-12T21:33:00Z"/>
          <w:rFonts w:ascii="Times New Roman" w:hAnsi="Times New Roman" w:cs="Times New Roman"/>
          <w:sz w:val="28"/>
          <w:szCs w:val="28"/>
        </w:rPr>
      </w:pPr>
      <w:ins w:id="662" w:author="user" w:date="2026-04-17T03:44:00Z">
        <w:r>
          <w:rPr>
            <w:rFonts w:ascii="Times New Roman" w:hAnsi="Times New Roman" w:cs="Times New Roman"/>
            <w:sz w:val="28"/>
            <w:szCs w:val="28"/>
          </w:rPr>
          <w:t>5</w:t>
        </w:r>
      </w:ins>
      <w:ins w:id="663" w:author="user" w:date="2026-04-12T21:33:00Z">
        <w:r w:rsidR="009F5F13" w:rsidRPr="00F170AC">
          <w:rPr>
            <w:rFonts w:ascii="Times New Roman" w:hAnsi="Times New Roman" w:cs="Times New Roman"/>
            <w:sz w:val="28"/>
            <w:szCs w:val="28"/>
          </w:rPr>
          <w:t xml:space="preserve">) </w:t>
        </w:r>
        <w:commentRangeStart w:id="664"/>
        <w:r w:rsidR="009F5F13" w:rsidRPr="00F170AC">
          <w:rPr>
            <w:rFonts w:ascii="Times New Roman" w:hAnsi="Times New Roman" w:cs="Times New Roman"/>
            <w:sz w:val="28"/>
            <w:szCs w:val="28"/>
          </w:rPr>
          <w:t xml:space="preserve">Инициировать правовую поддержку разработки и запуска российскими разработчиками/операторами цифровых платформ децентрализованных информационных сред на базе технологий распределенного реестра, смарт-контрактов (по типам </w:t>
        </w:r>
        <w:r w:rsidR="009F5F13" w:rsidRPr="00F170AC">
          <w:rPr>
            <w:rFonts w:ascii="Times New Roman" w:hAnsi="Times New Roman" w:cs="Times New Roman"/>
            <w:sz w:val="28"/>
            <w:szCs w:val="28"/>
            <w:lang w:val="en-US"/>
          </w:rPr>
          <w:t>Cosmos</w:t>
        </w:r>
        <w:r w:rsidR="009F5F13" w:rsidRPr="00F170AC">
          <w:rPr>
            <w:rFonts w:ascii="Times New Roman" w:hAnsi="Times New Roman" w:cs="Times New Roman"/>
            <w:sz w:val="28"/>
            <w:szCs w:val="28"/>
          </w:rPr>
          <w:t xml:space="preserve">, </w:t>
        </w:r>
        <w:proofErr w:type="spellStart"/>
        <w:r w:rsidR="009F5F13" w:rsidRPr="00F170AC">
          <w:rPr>
            <w:rFonts w:ascii="Times New Roman" w:hAnsi="Times New Roman" w:cs="Times New Roman"/>
            <w:sz w:val="28"/>
            <w:szCs w:val="28"/>
            <w:lang w:val="en-US"/>
          </w:rPr>
          <w:t>Polkadot</w:t>
        </w:r>
        <w:proofErr w:type="spellEnd"/>
        <w:r w:rsidR="009F5F13" w:rsidRPr="00F170AC">
          <w:rPr>
            <w:rFonts w:ascii="Times New Roman" w:hAnsi="Times New Roman" w:cs="Times New Roman"/>
            <w:sz w:val="28"/>
            <w:szCs w:val="28"/>
          </w:rPr>
          <w:t xml:space="preserve">, </w:t>
        </w:r>
        <w:r w:rsidR="009F5F13" w:rsidRPr="00F170AC">
          <w:rPr>
            <w:rFonts w:ascii="Times New Roman" w:hAnsi="Times New Roman" w:cs="Times New Roman"/>
            <w:sz w:val="28"/>
            <w:szCs w:val="28"/>
            <w:lang w:val="en-US"/>
          </w:rPr>
          <w:t>Avalanche</w:t>
        </w:r>
        <w:r w:rsidR="009F5F13" w:rsidRPr="00F170AC">
          <w:rPr>
            <w:rFonts w:ascii="Times New Roman" w:hAnsi="Times New Roman" w:cs="Times New Roman"/>
            <w:sz w:val="28"/>
            <w:szCs w:val="28"/>
          </w:rPr>
          <w:t xml:space="preserve"> и др.).</w:t>
        </w:r>
      </w:ins>
      <w:commentRangeEnd w:id="664"/>
      <w:ins w:id="665" w:author="user" w:date="2026-04-12T22:08:00Z">
        <w:r w:rsidR="004A1182" w:rsidRPr="00F170AC">
          <w:rPr>
            <w:rStyle w:val="ac"/>
          </w:rPr>
          <w:commentReference w:id="664"/>
        </w:r>
      </w:ins>
      <w:ins w:id="666" w:author="user" w:date="2026-04-12T22:22:00Z">
        <w:r w:rsidR="00F170AC">
          <w:rPr>
            <w:rFonts w:ascii="Times New Roman" w:hAnsi="Times New Roman" w:cs="Times New Roman"/>
            <w:sz w:val="28"/>
            <w:szCs w:val="28"/>
          </w:rPr>
          <w:t xml:space="preserve"> </w:t>
        </w:r>
        <w:r w:rsidR="00F170AC" w:rsidRPr="00F170AC">
          <w:rPr>
            <w:rFonts w:ascii="Times New Roman" w:hAnsi="Times New Roman" w:cs="Times New Roman"/>
            <w:sz w:val="28"/>
            <w:szCs w:val="28"/>
            <w:highlight w:val="cyan"/>
            <w:rPrChange w:id="667" w:author="user" w:date="2026-04-12T22:22:00Z">
              <w:rPr>
                <w:rFonts w:ascii="Times New Roman" w:hAnsi="Times New Roman" w:cs="Times New Roman"/>
                <w:sz w:val="28"/>
                <w:szCs w:val="28"/>
              </w:rPr>
            </w:rPrChange>
          </w:rPr>
          <w:t>модель уточнить</w:t>
        </w:r>
        <w:r w:rsidR="00F170AC">
          <w:rPr>
            <w:rFonts w:ascii="Times New Roman" w:hAnsi="Times New Roman" w:cs="Times New Roman"/>
            <w:sz w:val="28"/>
            <w:szCs w:val="28"/>
          </w:rPr>
          <w:t xml:space="preserve"> </w:t>
        </w:r>
        <w:r w:rsidR="00F170AC" w:rsidRPr="003A45DD">
          <w:rPr>
            <w:rFonts w:ascii="Times New Roman" w:hAnsi="Times New Roman" w:cs="Times New Roman"/>
            <w:sz w:val="28"/>
            <w:szCs w:val="28"/>
            <w:highlight w:val="darkCyan"/>
            <w:rPrChange w:id="668" w:author="user" w:date="2026-04-12T22:24:00Z">
              <w:rPr>
                <w:rFonts w:ascii="Times New Roman" w:hAnsi="Times New Roman" w:cs="Times New Roman"/>
                <w:sz w:val="28"/>
                <w:szCs w:val="28"/>
              </w:rPr>
            </w:rPrChange>
          </w:rPr>
          <w:t>приоритетна</w:t>
        </w:r>
      </w:ins>
      <w:ins w:id="669" w:author="user" w:date="2026-04-12T22:23:00Z">
        <w:r w:rsidR="00F170AC" w:rsidRPr="003A45DD">
          <w:rPr>
            <w:rFonts w:ascii="Times New Roman" w:hAnsi="Times New Roman" w:cs="Times New Roman"/>
            <w:sz w:val="28"/>
            <w:szCs w:val="28"/>
            <w:highlight w:val="darkCyan"/>
            <w:rPrChange w:id="670" w:author="user" w:date="2026-04-12T22:24:00Z">
              <w:rPr>
                <w:rFonts w:ascii="Times New Roman" w:hAnsi="Times New Roman" w:cs="Times New Roman"/>
                <w:sz w:val="28"/>
                <w:szCs w:val="28"/>
              </w:rPr>
            </w:rPrChange>
          </w:rPr>
          <w:t xml:space="preserve">я значимость </w:t>
        </w:r>
        <w:proofErr w:type="spellStart"/>
        <w:r w:rsidR="00F170AC" w:rsidRPr="003A45DD">
          <w:rPr>
            <w:rFonts w:ascii="Times New Roman" w:hAnsi="Times New Roman" w:cs="Times New Roman"/>
            <w:sz w:val="28"/>
            <w:szCs w:val="28"/>
            <w:highlight w:val="darkCyan"/>
            <w:rPrChange w:id="671" w:author="user" w:date="2026-04-12T22:24:00Z">
              <w:rPr>
                <w:rFonts w:ascii="Times New Roman" w:hAnsi="Times New Roman" w:cs="Times New Roman"/>
                <w:sz w:val="28"/>
                <w:szCs w:val="28"/>
              </w:rPr>
            </w:rPrChange>
          </w:rPr>
          <w:t>качечесвтенно</w:t>
        </w:r>
        <w:proofErr w:type="spellEnd"/>
        <w:r w:rsidR="00F170AC" w:rsidRPr="003A45DD">
          <w:rPr>
            <w:rFonts w:ascii="Times New Roman" w:hAnsi="Times New Roman" w:cs="Times New Roman"/>
            <w:sz w:val="28"/>
            <w:szCs w:val="28"/>
            <w:highlight w:val="darkCyan"/>
            <w:rPrChange w:id="672" w:author="user" w:date="2026-04-12T22:24:00Z">
              <w:rPr>
                <w:rFonts w:ascii="Times New Roman" w:hAnsi="Times New Roman" w:cs="Times New Roman"/>
                <w:sz w:val="28"/>
                <w:szCs w:val="28"/>
              </w:rPr>
            </w:rPrChange>
          </w:rPr>
          <w:t xml:space="preserve"> написанного </w:t>
        </w:r>
        <w:proofErr w:type="gramStart"/>
        <w:r w:rsidR="00F170AC" w:rsidRPr="003A45DD">
          <w:rPr>
            <w:rFonts w:ascii="Times New Roman" w:hAnsi="Times New Roman" w:cs="Times New Roman"/>
            <w:sz w:val="28"/>
            <w:szCs w:val="28"/>
            <w:highlight w:val="darkCyan"/>
            <w:rPrChange w:id="673" w:author="user" w:date="2026-04-12T22:24:00Z">
              <w:rPr>
                <w:rFonts w:ascii="Times New Roman" w:hAnsi="Times New Roman" w:cs="Times New Roman"/>
                <w:sz w:val="28"/>
                <w:szCs w:val="28"/>
              </w:rPr>
            </w:rPrChange>
          </w:rPr>
          <w:t>кода….</w:t>
        </w:r>
        <w:proofErr w:type="gramEnd"/>
        <w:r w:rsidR="00F170AC" w:rsidRPr="003A45DD">
          <w:rPr>
            <w:rFonts w:ascii="Times New Roman" w:hAnsi="Times New Roman" w:cs="Times New Roman"/>
            <w:sz w:val="28"/>
            <w:szCs w:val="28"/>
            <w:highlight w:val="darkCyan"/>
            <w:rPrChange w:id="674" w:author="user" w:date="2026-04-12T22:24:00Z">
              <w:rPr>
                <w:rFonts w:ascii="Times New Roman" w:hAnsi="Times New Roman" w:cs="Times New Roman"/>
                <w:sz w:val="28"/>
                <w:szCs w:val="28"/>
              </w:rPr>
            </w:rPrChange>
          </w:rPr>
          <w:t xml:space="preserve"> актив = код = смарт-</w:t>
        </w:r>
      </w:ins>
      <w:ins w:id="675" w:author="user" w:date="2026-04-12T22:24:00Z">
        <w:r w:rsidR="00F170AC" w:rsidRPr="003A45DD">
          <w:rPr>
            <w:rFonts w:ascii="Times New Roman" w:hAnsi="Times New Roman" w:cs="Times New Roman"/>
            <w:sz w:val="28"/>
            <w:szCs w:val="28"/>
            <w:highlight w:val="darkCyan"/>
            <w:rPrChange w:id="676" w:author="user" w:date="2026-04-12T22:24:00Z">
              <w:rPr>
                <w:rFonts w:ascii="Times New Roman" w:hAnsi="Times New Roman" w:cs="Times New Roman"/>
                <w:sz w:val="28"/>
                <w:szCs w:val="28"/>
              </w:rPr>
            </w:rPrChange>
          </w:rPr>
          <w:t>контракт….</w:t>
        </w:r>
      </w:ins>
    </w:p>
    <w:p w14:paraId="5982B8EE" w14:textId="77777777" w:rsidR="009F5F13" w:rsidRPr="0037680B" w:rsidRDefault="009F5F13" w:rsidP="009F5F13">
      <w:pPr>
        <w:spacing w:line="360" w:lineRule="auto"/>
        <w:ind w:firstLine="709"/>
        <w:jc w:val="both"/>
        <w:rPr>
          <w:ins w:id="677" w:author="user" w:date="2026-04-12T21:33:00Z"/>
          <w:rFonts w:ascii="Times New Roman" w:hAnsi="Times New Roman" w:cs="Times New Roman"/>
          <w:sz w:val="28"/>
          <w:szCs w:val="28"/>
        </w:rPr>
      </w:pPr>
      <w:ins w:id="678" w:author="user" w:date="2026-04-12T21:33:00Z">
        <w:r w:rsidRPr="00A101DA">
          <w:rPr>
            <w:rFonts w:ascii="Times New Roman" w:hAnsi="Times New Roman" w:cs="Times New Roman"/>
            <w:sz w:val="28"/>
            <w:szCs w:val="28"/>
          </w:rPr>
          <w:t>Проработать вопросы фидуциарной ответственности разработчиков децентрализованных информационных сред.</w:t>
        </w:r>
        <w:r w:rsidRPr="0037680B">
          <w:rPr>
            <w:rFonts w:ascii="Times New Roman" w:hAnsi="Times New Roman" w:cs="Times New Roman"/>
            <w:sz w:val="28"/>
            <w:szCs w:val="28"/>
          </w:rPr>
          <w:t xml:space="preserve">  </w:t>
        </w:r>
      </w:ins>
    </w:p>
    <w:p w14:paraId="06FD60B9" w14:textId="77777777" w:rsidR="009F5F13" w:rsidRPr="00A101DA" w:rsidRDefault="009F5F13" w:rsidP="009F5F13">
      <w:pPr>
        <w:spacing w:line="360" w:lineRule="auto"/>
        <w:ind w:firstLine="709"/>
        <w:jc w:val="both"/>
        <w:rPr>
          <w:ins w:id="679" w:author="user" w:date="2026-04-12T21:33:00Z"/>
          <w:rFonts w:ascii="Times New Roman" w:hAnsi="Times New Roman" w:cs="Times New Roman"/>
          <w:sz w:val="28"/>
          <w:szCs w:val="28"/>
          <w:highlight w:val="yellow"/>
        </w:rPr>
      </w:pPr>
    </w:p>
    <w:p w14:paraId="54E7C681" w14:textId="0EB40AED" w:rsidR="009F5F13" w:rsidRPr="00797176" w:rsidRDefault="009F5F13" w:rsidP="009F5F13">
      <w:pPr>
        <w:pStyle w:val="a8"/>
        <w:spacing w:before="0" w:beforeAutospacing="0" w:after="120" w:afterAutospacing="0" w:line="360" w:lineRule="auto"/>
        <w:ind w:firstLine="709"/>
        <w:contextualSpacing/>
        <w:jc w:val="both"/>
        <w:rPr>
          <w:ins w:id="680" w:author="user" w:date="2026-04-12T21:35:00Z"/>
          <w:b/>
          <w:bCs/>
          <w:i/>
          <w:iCs/>
          <w:sz w:val="28"/>
          <w:szCs w:val="28"/>
        </w:rPr>
      </w:pPr>
      <w:ins w:id="681" w:author="user" w:date="2026-04-12T21:35:00Z">
        <w:r w:rsidRPr="00FA003A">
          <w:rPr>
            <w:b/>
            <w:bCs/>
            <w:i/>
            <w:iCs/>
            <w:sz w:val="28"/>
            <w:szCs w:val="28"/>
            <w:highlight w:val="green"/>
            <w:rPrChange w:id="682" w:author="user" w:date="2026-04-17T04:04:00Z">
              <w:rPr>
                <w:b/>
                <w:bCs/>
                <w:i/>
                <w:iCs/>
                <w:sz w:val="28"/>
                <w:szCs w:val="28"/>
              </w:rPr>
            </w:rPrChange>
          </w:rPr>
          <w:t>Второй этап: унификация требования классического и цифрового финансового рынков</w:t>
        </w:r>
        <w:r>
          <w:rPr>
            <w:b/>
            <w:bCs/>
            <w:i/>
            <w:iCs/>
            <w:sz w:val="28"/>
            <w:szCs w:val="28"/>
          </w:rPr>
          <w:t xml:space="preserve">  </w:t>
        </w:r>
      </w:ins>
    </w:p>
    <w:p w14:paraId="0C93FB75" w14:textId="5AB7326E" w:rsidR="009F5F13" w:rsidDel="009F5F13" w:rsidRDefault="009F5F13">
      <w:pPr>
        <w:spacing w:line="360" w:lineRule="auto"/>
        <w:jc w:val="both"/>
        <w:rPr>
          <w:del w:id="683" w:author="user" w:date="2026-04-12T21:35:00Z"/>
          <w:rFonts w:ascii="Times New Roman" w:hAnsi="Times New Roman" w:cs="Times New Roman"/>
          <w:sz w:val="28"/>
          <w:szCs w:val="28"/>
        </w:rPr>
        <w:pPrChange w:id="684" w:author="user" w:date="2026-04-12T21:33:00Z">
          <w:pPr>
            <w:spacing w:line="360" w:lineRule="auto"/>
            <w:ind w:firstLine="709"/>
            <w:jc w:val="both"/>
          </w:pPr>
        </w:pPrChange>
      </w:pPr>
    </w:p>
    <w:p w14:paraId="238B5E55" w14:textId="4FD528AD" w:rsidR="00E156F8" w:rsidRPr="00AF1F7E" w:rsidRDefault="00E156F8" w:rsidP="00A101D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commentRangeStart w:id="685"/>
      <w:r w:rsidRPr="00AF1F7E">
        <w:rPr>
          <w:rFonts w:ascii="Times New Roman" w:hAnsi="Times New Roman" w:cs="Times New Roman"/>
          <w:sz w:val="28"/>
          <w:szCs w:val="28"/>
        </w:rPr>
        <w:t xml:space="preserve">Предусмотреть </w:t>
      </w:r>
      <w:r w:rsidR="007564A3">
        <w:rPr>
          <w:rFonts w:ascii="Times New Roman" w:hAnsi="Times New Roman" w:cs="Times New Roman"/>
          <w:sz w:val="28"/>
          <w:szCs w:val="28"/>
        </w:rPr>
        <w:t xml:space="preserve">в Законопроекте </w:t>
      </w:r>
      <w:r w:rsidRPr="00AF1F7E">
        <w:rPr>
          <w:rFonts w:ascii="Times New Roman" w:hAnsi="Times New Roman" w:cs="Times New Roman"/>
          <w:sz w:val="28"/>
          <w:szCs w:val="28"/>
        </w:rPr>
        <w:t>возможность выпуска бездокументарных ценных бумаг (акции, облигации, депозитарные расписки, опционы эмитента, их сочетания) в форме криптоактива</w:t>
      </w:r>
      <w:commentRangeEnd w:id="685"/>
      <w:r w:rsidR="00E6543D">
        <w:rPr>
          <w:rStyle w:val="ac"/>
        </w:rPr>
        <w:commentReference w:id="685"/>
      </w:r>
      <w:r w:rsidRPr="00AF1F7E">
        <w:rPr>
          <w:rFonts w:ascii="Times New Roman" w:hAnsi="Times New Roman" w:cs="Times New Roman"/>
          <w:sz w:val="28"/>
          <w:szCs w:val="28"/>
        </w:rPr>
        <w:t>.</w:t>
      </w:r>
    </w:p>
    <w:p w14:paraId="34AEB081" w14:textId="77777777" w:rsidR="00E156F8" w:rsidRPr="00A101DA" w:rsidRDefault="00E156F8" w:rsidP="00E156F8">
      <w:pPr>
        <w:spacing w:line="360" w:lineRule="auto"/>
        <w:ind w:firstLine="709"/>
        <w:jc w:val="both"/>
        <w:rPr>
          <w:rFonts w:ascii="Times New Roman" w:hAnsi="Times New Roman" w:cs="Times New Roman"/>
          <w:sz w:val="28"/>
          <w:szCs w:val="28"/>
        </w:rPr>
      </w:pPr>
      <w:r w:rsidRPr="00AF1F7E">
        <w:rPr>
          <w:rFonts w:ascii="Times New Roman" w:hAnsi="Times New Roman" w:cs="Times New Roman"/>
          <w:sz w:val="28"/>
          <w:szCs w:val="28"/>
        </w:rPr>
        <w:lastRenderedPageBreak/>
        <w:t>Закрепить на законодательном уровне</w:t>
      </w:r>
      <w:r w:rsidRPr="00AF1F7E">
        <w:rPr>
          <w:rStyle w:val="a5"/>
          <w:rFonts w:eastAsia="Times New Roman"/>
          <w:color w:val="000000"/>
          <w:sz w:val="28"/>
          <w:szCs w:val="28"/>
          <w:lang w:eastAsia="ru-RU"/>
        </w:rPr>
        <w:footnoteReference w:id="11"/>
      </w:r>
      <w:r w:rsidRPr="00AF1F7E">
        <w:rPr>
          <w:rFonts w:ascii="Times New Roman" w:hAnsi="Times New Roman" w:cs="Times New Roman"/>
          <w:sz w:val="28"/>
          <w:szCs w:val="28"/>
        </w:rPr>
        <w:t xml:space="preserve"> возможные</w:t>
      </w:r>
      <w:r w:rsidRPr="00127F05">
        <w:rPr>
          <w:rFonts w:ascii="Times New Roman" w:hAnsi="Times New Roman" w:cs="Times New Roman"/>
          <w:sz w:val="28"/>
          <w:szCs w:val="28"/>
        </w:rPr>
        <w:t xml:space="preserve"> модели управления (и их комбинации</w:t>
      </w:r>
      <w:r w:rsidRPr="00D136D6">
        <w:rPr>
          <w:rFonts w:ascii="Times New Roman" w:hAnsi="Times New Roman" w:cs="Times New Roman"/>
          <w:sz w:val="28"/>
          <w:szCs w:val="28"/>
        </w:rPr>
        <w:t>) хозяйственными обществами, акции кот</w:t>
      </w:r>
      <w:r w:rsidRPr="00A101DA">
        <w:rPr>
          <w:rFonts w:ascii="Times New Roman" w:hAnsi="Times New Roman" w:cs="Times New Roman"/>
          <w:sz w:val="28"/>
          <w:szCs w:val="28"/>
        </w:rPr>
        <w:t xml:space="preserve">орых выпущены в виде кода, допустимые сочетания корпоративных прав (их аналогов), реализуемые с помощью кода, определяя аспекты, подлежащие автоматизации, а также ограничения в сферах, в которых автоматизация нежелательна или нецелесообразна. </w:t>
      </w:r>
    </w:p>
    <w:p w14:paraId="2CB62599" w14:textId="16FD2D04" w:rsidR="00E156F8" w:rsidRPr="00A101DA" w:rsidRDefault="00E156F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color w:val="000000"/>
          <w:sz w:val="28"/>
          <w:szCs w:val="28"/>
        </w:rPr>
        <w:t xml:space="preserve">4) Предусмотреть </w:t>
      </w:r>
      <w:r w:rsidR="007564A3" w:rsidRPr="00A101DA">
        <w:rPr>
          <w:rFonts w:ascii="Times New Roman" w:hAnsi="Times New Roman" w:cs="Times New Roman"/>
          <w:sz w:val="28"/>
          <w:szCs w:val="28"/>
        </w:rPr>
        <w:t xml:space="preserve">в Законопроекте </w:t>
      </w:r>
      <w:r w:rsidRPr="00A101DA">
        <w:rPr>
          <w:rFonts w:ascii="Times New Roman" w:hAnsi="Times New Roman" w:cs="Times New Roman"/>
          <w:color w:val="000000"/>
          <w:sz w:val="28"/>
          <w:szCs w:val="28"/>
        </w:rPr>
        <w:t>механизм конвертации имущественных прав, удостоверенных БЦБ, в имущественные права, удостоверенные ЦФА. Такой механизм должен обеспечить возможность обладателя БЦБ перевести удостоверенное БЦБ имущественное право из системы централизованного учета классических учетных институтов (депозитариев, регистраторов) в систему учета на основе технологий криптографии новых институтов (оператор информационной системы ЦФА, потенциально иных финансовых институтов)</w:t>
      </w:r>
      <w:r w:rsidRPr="00A101DA">
        <w:rPr>
          <w:rStyle w:val="a5"/>
          <w:rFonts w:ascii="Times New Roman" w:hAnsi="Times New Roman" w:cs="Times New Roman"/>
          <w:color w:val="000000"/>
          <w:sz w:val="28"/>
          <w:szCs w:val="28"/>
        </w:rPr>
        <w:footnoteReference w:id="12"/>
      </w:r>
      <w:r w:rsidRPr="00A101DA">
        <w:rPr>
          <w:rFonts w:ascii="Times New Roman" w:hAnsi="Times New Roman" w:cs="Times New Roman"/>
          <w:color w:val="000000"/>
          <w:sz w:val="28"/>
          <w:szCs w:val="28"/>
        </w:rPr>
        <w:t>.</w:t>
      </w:r>
    </w:p>
    <w:p w14:paraId="11E1DED1" w14:textId="77777777" w:rsidR="009F5F13" w:rsidRDefault="009F5F13" w:rsidP="007564A3">
      <w:pPr>
        <w:spacing w:line="360" w:lineRule="auto"/>
        <w:ind w:firstLine="709"/>
        <w:jc w:val="both"/>
        <w:rPr>
          <w:ins w:id="686" w:author="user" w:date="2026-04-12T21:36:00Z"/>
          <w:rFonts w:ascii="Times New Roman" w:hAnsi="Times New Roman" w:cs="Times New Roman"/>
          <w:sz w:val="28"/>
          <w:szCs w:val="28"/>
        </w:rPr>
      </w:pPr>
    </w:p>
    <w:p w14:paraId="71E14B65" w14:textId="023AC52C" w:rsidR="009F5F13" w:rsidRPr="009F5F13" w:rsidRDefault="009F5F13" w:rsidP="007564A3">
      <w:pPr>
        <w:spacing w:line="360" w:lineRule="auto"/>
        <w:ind w:firstLine="709"/>
        <w:jc w:val="both"/>
        <w:rPr>
          <w:ins w:id="687" w:author="user" w:date="2026-04-12T21:36:00Z"/>
          <w:rFonts w:ascii="Times New Roman" w:hAnsi="Times New Roman" w:cs="Times New Roman"/>
          <w:b/>
          <w:bCs/>
          <w:i/>
          <w:iCs/>
          <w:sz w:val="28"/>
          <w:szCs w:val="28"/>
          <w:rPrChange w:id="688" w:author="user" w:date="2026-04-12T21:36:00Z">
            <w:rPr>
              <w:ins w:id="689" w:author="user" w:date="2026-04-12T21:36:00Z"/>
              <w:rFonts w:ascii="Times New Roman" w:hAnsi="Times New Roman" w:cs="Times New Roman"/>
              <w:sz w:val="28"/>
              <w:szCs w:val="28"/>
            </w:rPr>
          </w:rPrChange>
        </w:rPr>
      </w:pPr>
      <w:ins w:id="690" w:author="user" w:date="2026-04-12T21:36:00Z">
        <w:r w:rsidRPr="00FA003A">
          <w:rPr>
            <w:rFonts w:ascii="Times New Roman" w:hAnsi="Times New Roman" w:cs="Times New Roman"/>
            <w:b/>
            <w:bCs/>
            <w:i/>
            <w:iCs/>
            <w:sz w:val="28"/>
            <w:szCs w:val="28"/>
            <w:highlight w:val="green"/>
            <w:rPrChange w:id="691" w:author="user" w:date="2026-04-17T04:04:00Z">
              <w:rPr>
                <w:rFonts w:ascii="Times New Roman" w:hAnsi="Times New Roman" w:cs="Times New Roman"/>
                <w:sz w:val="28"/>
                <w:szCs w:val="28"/>
              </w:rPr>
            </w:rPrChange>
          </w:rPr>
          <w:t xml:space="preserve">Третий этап: </w:t>
        </w:r>
        <w:r w:rsidRPr="00FA003A">
          <w:rPr>
            <w:rFonts w:ascii="Times New Roman" w:hAnsi="Times New Roman" w:cs="Times New Roman"/>
            <w:b/>
            <w:bCs/>
            <w:i/>
            <w:iCs/>
            <w:sz w:val="28"/>
            <w:szCs w:val="28"/>
            <w:highlight w:val="green"/>
            <w:rPrChange w:id="692" w:author="user" w:date="2026-04-17T04:04:00Z">
              <w:rPr>
                <w:rFonts w:ascii="Times New Roman" w:hAnsi="Times New Roman" w:cs="Times New Roman"/>
                <w:b/>
                <w:bCs/>
                <w:i/>
                <w:iCs/>
                <w:sz w:val="28"/>
                <w:szCs w:val="28"/>
              </w:rPr>
            </w:rPrChange>
          </w:rPr>
          <w:t>совершенствование правового режима цифрового рубля</w:t>
        </w:r>
      </w:ins>
    </w:p>
    <w:p w14:paraId="1C4C6D3F" w14:textId="212DB764" w:rsidR="007564A3" w:rsidRPr="00A101DA" w:rsidRDefault="007564A3" w:rsidP="007564A3">
      <w:pPr>
        <w:spacing w:line="360" w:lineRule="auto"/>
        <w:ind w:firstLine="709"/>
        <w:jc w:val="both"/>
        <w:rPr>
          <w:rFonts w:ascii="Times New Roman" w:hAnsi="Times New Roman" w:cs="Times New Roman"/>
          <w:sz w:val="28"/>
          <w:szCs w:val="28"/>
          <w:highlight w:val="yellow"/>
        </w:rPr>
      </w:pPr>
      <w:r w:rsidRPr="00A101DA">
        <w:rPr>
          <w:rFonts w:ascii="Times New Roman" w:hAnsi="Times New Roman" w:cs="Times New Roman"/>
          <w:sz w:val="28"/>
          <w:szCs w:val="28"/>
        </w:rPr>
        <w:t xml:space="preserve">5) </w:t>
      </w:r>
      <w:r w:rsidR="00236A11" w:rsidRPr="00236A11">
        <w:rPr>
          <w:rFonts w:ascii="Times New Roman" w:hAnsi="Times New Roman" w:cs="Times New Roman"/>
          <w:sz w:val="28"/>
          <w:szCs w:val="28"/>
        </w:rPr>
        <w:t xml:space="preserve">Определить в </w:t>
      </w:r>
      <w:r w:rsidR="00D136D6">
        <w:rPr>
          <w:rFonts w:ascii="Times New Roman" w:hAnsi="Times New Roman" w:cs="Times New Roman"/>
          <w:sz w:val="28"/>
          <w:szCs w:val="28"/>
        </w:rPr>
        <w:t>ГК</w:t>
      </w:r>
      <w:r w:rsidR="00236A11" w:rsidRPr="00236A11">
        <w:rPr>
          <w:rFonts w:ascii="Times New Roman" w:hAnsi="Times New Roman" w:cs="Times New Roman"/>
          <w:sz w:val="28"/>
          <w:szCs w:val="28"/>
        </w:rPr>
        <w:t xml:space="preserve"> РФ специфику цифрового рубля как формы денег</w:t>
      </w:r>
      <w:r w:rsidR="009001B0">
        <w:rPr>
          <w:rFonts w:ascii="Times New Roman" w:hAnsi="Times New Roman" w:cs="Times New Roman"/>
          <w:sz w:val="28"/>
          <w:szCs w:val="28"/>
        </w:rPr>
        <w:t>, вида криптоактива</w:t>
      </w:r>
    </w:p>
    <w:p w14:paraId="3B07D86A"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как формы денег </w:t>
      </w:r>
    </w:p>
    <w:p w14:paraId="37061BC5"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D136D6">
        <w:rPr>
          <w:rFonts w:ascii="Times New Roman" w:hAnsi="Times New Roman" w:cs="Times New Roman"/>
          <w:sz w:val="28"/>
          <w:szCs w:val="28"/>
        </w:rPr>
        <w:t>Цифровой рубль является</w:t>
      </w:r>
      <w:r w:rsidRPr="00A101DA">
        <w:rPr>
          <w:rFonts w:ascii="Times New Roman" w:hAnsi="Times New Roman" w:cs="Times New Roman"/>
          <w:sz w:val="28"/>
          <w:szCs w:val="28"/>
        </w:rPr>
        <w:t xml:space="preserve"> прямым обязательством Банка России и универсальным средством исполнения обязательств, требует особого подхода к его регулированию как денег в системе объектов гражданского права. </w:t>
      </w:r>
    </w:p>
    <w:p w14:paraId="0064366D"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lastRenderedPageBreak/>
        <w:t>Его отнесение к имущественному праву по ст. 128 ГК РФ не отражает его денежную природу (как не требующего одобрения средства исполнения денежных обязательств).</w:t>
      </w:r>
    </w:p>
    <w:p w14:paraId="1F88AF9E"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В связи с этим целесообразно закрепить в ст. 128 ГК РФ правовой режим денег как особого объекта гражданских прав. </w:t>
      </w:r>
    </w:p>
    <w:p w14:paraId="59C606D5" w14:textId="77777777" w:rsidR="007564A3" w:rsidRPr="00A101DA" w:rsidRDefault="007564A3" w:rsidP="007564A3">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как вида криптоактива </w:t>
      </w:r>
    </w:p>
    <w:p w14:paraId="1D00F7B7" w14:textId="77777777" w:rsidR="007564A3" w:rsidRPr="002A4AC3" w:rsidRDefault="007564A3" w:rsidP="007564A3">
      <w:pPr>
        <w:spacing w:line="360" w:lineRule="auto"/>
        <w:ind w:firstLine="709"/>
        <w:jc w:val="both"/>
        <w:rPr>
          <w:rFonts w:ascii="Times New Roman" w:hAnsi="Times New Roman" w:cs="Times New Roman"/>
          <w:sz w:val="28"/>
          <w:szCs w:val="28"/>
        </w:rPr>
      </w:pPr>
      <w:r w:rsidRPr="00D136D6">
        <w:rPr>
          <w:rFonts w:ascii="Times New Roman" w:hAnsi="Times New Roman" w:cs="Times New Roman"/>
          <w:sz w:val="28"/>
          <w:szCs w:val="28"/>
        </w:rPr>
        <w:t>Цифровой рубль</w:t>
      </w:r>
      <w:r w:rsidRPr="00A101DA">
        <w:rPr>
          <w:rFonts w:ascii="Times New Roman" w:hAnsi="Times New Roman" w:cs="Times New Roman"/>
          <w:sz w:val="28"/>
          <w:szCs w:val="28"/>
        </w:rPr>
        <w:t xml:space="preserve"> как вид криптоактива требует формирования специального гражданско-правового режима, учитывающего специфику доступа к нему и распоряжения им чере</w:t>
      </w:r>
      <w:r w:rsidRPr="002A4AC3">
        <w:rPr>
          <w:rFonts w:ascii="Times New Roman" w:hAnsi="Times New Roman" w:cs="Times New Roman"/>
          <w:sz w:val="28"/>
          <w:szCs w:val="28"/>
        </w:rPr>
        <w:t>з платформу цифрового рубля, включая возможность обладателей цифрового рубля использовать цифровой рубль в онлайн- и офлайн-режимах.</w:t>
      </w:r>
    </w:p>
    <w:p w14:paraId="492BF541" w14:textId="4D630E15" w:rsidR="007564A3" w:rsidRDefault="00236A11" w:rsidP="007564A3">
      <w:pPr>
        <w:spacing w:line="360" w:lineRule="auto"/>
        <w:ind w:firstLine="709"/>
        <w:jc w:val="both"/>
        <w:rPr>
          <w:rFonts w:ascii="Times New Roman" w:hAnsi="Times New Roman"/>
          <w:sz w:val="28"/>
          <w:szCs w:val="28"/>
        </w:rPr>
      </w:pPr>
      <w:r>
        <w:rPr>
          <w:rFonts w:ascii="Times New Roman" w:hAnsi="Times New Roman"/>
          <w:sz w:val="28"/>
          <w:szCs w:val="28"/>
        </w:rPr>
        <w:t>6</w:t>
      </w:r>
      <w:r w:rsidR="007564A3" w:rsidRPr="00A101DA">
        <w:rPr>
          <w:rFonts w:ascii="Times New Roman" w:hAnsi="Times New Roman"/>
          <w:sz w:val="28"/>
          <w:szCs w:val="28"/>
        </w:rPr>
        <w:t>)</w:t>
      </w:r>
      <w:r w:rsidR="007564A3" w:rsidRPr="00D136D6">
        <w:rPr>
          <w:rFonts w:ascii="Times New Roman" w:hAnsi="Times New Roman"/>
          <w:sz w:val="28"/>
          <w:szCs w:val="28"/>
        </w:rPr>
        <w:t xml:space="preserve"> </w:t>
      </w:r>
      <w:r w:rsidR="007564A3" w:rsidRPr="00A101DA">
        <w:rPr>
          <w:rFonts w:ascii="Times New Roman" w:hAnsi="Times New Roman"/>
          <w:sz w:val="28"/>
          <w:szCs w:val="28"/>
        </w:rPr>
        <w:t>В целях</w:t>
      </w:r>
      <w:r w:rsidR="007564A3" w:rsidRPr="002A4AC3">
        <w:rPr>
          <w:rFonts w:ascii="Times New Roman" w:hAnsi="Times New Roman"/>
          <w:sz w:val="28"/>
          <w:szCs w:val="28"/>
        </w:rPr>
        <w:t xml:space="preserve"> создания единой цифровой экосистемы на основе технологий криптографии включить в </w:t>
      </w:r>
      <w:del w:id="693" w:author="user" w:date="2026-04-12T04:53:00Z">
        <w:r w:rsidR="007564A3" w:rsidRPr="002A4AC3" w:rsidDel="005B3C6B">
          <w:rPr>
            <w:rFonts w:ascii="Times New Roman" w:hAnsi="Times New Roman"/>
            <w:sz w:val="28"/>
            <w:szCs w:val="28"/>
          </w:rPr>
          <w:delText>закон о ЦФА</w:delText>
        </w:r>
      </w:del>
      <w:ins w:id="694" w:author="user" w:date="2026-04-12T04:53:00Z">
        <w:r w:rsidR="005B3C6B">
          <w:rPr>
            <w:rFonts w:ascii="Times New Roman" w:hAnsi="Times New Roman"/>
            <w:sz w:val="28"/>
            <w:szCs w:val="28"/>
          </w:rPr>
          <w:t>Законопроект</w:t>
        </w:r>
      </w:ins>
      <w:r w:rsidR="007564A3" w:rsidRPr="002A4AC3">
        <w:rPr>
          <w:rFonts w:ascii="Times New Roman" w:hAnsi="Times New Roman"/>
          <w:sz w:val="28"/>
          <w:szCs w:val="28"/>
        </w:rPr>
        <w:t xml:space="preserve"> положения, касающиеся использования цифрового рубля для расчетов по операциям с частными цифровыми активами, например, по механизму «поставка против платежа» (</w:t>
      </w:r>
      <w:proofErr w:type="spellStart"/>
      <w:r w:rsidR="007564A3" w:rsidRPr="002A4AC3">
        <w:rPr>
          <w:rFonts w:ascii="Times New Roman" w:hAnsi="Times New Roman"/>
          <w:sz w:val="28"/>
          <w:szCs w:val="28"/>
        </w:rPr>
        <w:t>DvP</w:t>
      </w:r>
      <w:proofErr w:type="spellEnd"/>
      <w:r w:rsidR="007564A3" w:rsidRPr="002A4AC3">
        <w:rPr>
          <w:rFonts w:ascii="Times New Roman" w:hAnsi="Times New Roman"/>
          <w:sz w:val="28"/>
          <w:szCs w:val="28"/>
        </w:rPr>
        <w:t>), при котором передача цифрового рубля и ЦФА происходит атомарно, то есть в рамках одной транзакции.</w:t>
      </w:r>
    </w:p>
    <w:p w14:paraId="0454E3E9" w14:textId="3F86501C" w:rsidR="00701598" w:rsidRPr="00A101DA" w:rsidRDefault="00236A11" w:rsidP="00A101DA">
      <w:pPr>
        <w:spacing w:line="360" w:lineRule="auto"/>
        <w:ind w:firstLine="709"/>
        <w:jc w:val="both"/>
        <w:rPr>
          <w:rFonts w:ascii="Times New Roman" w:hAnsi="Times New Roman" w:cs="Times New Roman"/>
          <w:bCs/>
          <w:sz w:val="28"/>
          <w:szCs w:val="28"/>
        </w:rPr>
      </w:pPr>
      <w:r w:rsidRPr="00A101DA">
        <w:rPr>
          <w:rFonts w:ascii="Times New Roman" w:hAnsi="Times New Roman" w:cs="Times New Roman"/>
          <w:color w:val="000000"/>
          <w:sz w:val="28"/>
          <w:szCs w:val="28"/>
        </w:rPr>
        <w:t xml:space="preserve">7) </w:t>
      </w:r>
      <w:r w:rsidR="00701598" w:rsidRPr="00A101DA">
        <w:rPr>
          <w:rFonts w:ascii="Times New Roman" w:hAnsi="Times New Roman" w:cs="Times New Roman"/>
          <w:bCs/>
          <w:sz w:val="28"/>
          <w:szCs w:val="28"/>
        </w:rPr>
        <w:t>Имплементировать принцип повышенной защиты конфиденциальности данных обладателей цифрового рубля</w:t>
      </w:r>
    </w:p>
    <w:p w14:paraId="47B802C3"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Ключевым принципом защиты прав обладателей цифрового рубля является сохранение сложившегося баланса в распределении объема обрабатываемой информации между коммерческими банками и Банком России. Внедрение цифрового рубля не должно приводить к значительному увеличению объема персональных данных, обрабатываемых Банком России как его эмитентом и оператором платформы цифрового рубля.</w:t>
      </w:r>
    </w:p>
    <w:p w14:paraId="794ED79D"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Примером модели, эффективной с точки зрения защиты прав обладателей CBDC, и соответствующей ключевому принципу, является архитектура CBDC, реализованная </w:t>
      </w:r>
      <w:r w:rsidRPr="00A101DA">
        <w:rPr>
          <w:rFonts w:ascii="Times New Roman" w:hAnsi="Times New Roman" w:cs="Times New Roman"/>
          <w:i/>
          <w:sz w:val="28"/>
          <w:szCs w:val="28"/>
        </w:rPr>
        <w:t xml:space="preserve">в проекте </w:t>
      </w:r>
      <w:proofErr w:type="spellStart"/>
      <w:r w:rsidRPr="00A101DA">
        <w:rPr>
          <w:rFonts w:ascii="Times New Roman" w:hAnsi="Times New Roman" w:cs="Times New Roman"/>
          <w:i/>
          <w:sz w:val="28"/>
          <w:szCs w:val="28"/>
        </w:rPr>
        <w:t>Aurum</w:t>
      </w:r>
      <w:proofErr w:type="spellEnd"/>
      <w:r w:rsidRPr="00A101DA">
        <w:rPr>
          <w:rFonts w:ascii="Times New Roman" w:hAnsi="Times New Roman" w:cs="Times New Roman"/>
          <w:sz w:val="28"/>
          <w:szCs w:val="28"/>
        </w:rPr>
        <w:t>, которой соответствует:</w:t>
      </w:r>
    </w:p>
    <w:p w14:paraId="60B2AE00" w14:textId="1EBC2528"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Двухуровневая архитектура, в которой данные о розничных транзакциях (кто, кому, когда) не попадают в оптовую систему ЦБ. Такие </w:t>
      </w:r>
      <w:r w:rsidRPr="00A101DA">
        <w:rPr>
          <w:rFonts w:ascii="Times New Roman" w:hAnsi="Times New Roman" w:cs="Times New Roman"/>
          <w:sz w:val="28"/>
          <w:szCs w:val="28"/>
        </w:rPr>
        <w:lastRenderedPageBreak/>
        <w:t>данные обрабатываются в системе розничных электронных кошельков, управляемой банками.</w:t>
      </w:r>
    </w:p>
    <w:p w14:paraId="41CA1B87"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w:t>
      </w:r>
      <w:proofErr w:type="spellStart"/>
      <w:r w:rsidRPr="00A101DA">
        <w:rPr>
          <w:rFonts w:ascii="Times New Roman" w:hAnsi="Times New Roman" w:cs="Times New Roman"/>
          <w:sz w:val="28"/>
          <w:szCs w:val="28"/>
        </w:rPr>
        <w:t>Псевдонимность</w:t>
      </w:r>
      <w:proofErr w:type="spellEnd"/>
      <w:r w:rsidRPr="00A101DA">
        <w:rPr>
          <w:rFonts w:ascii="Times New Roman" w:hAnsi="Times New Roman" w:cs="Times New Roman"/>
          <w:sz w:val="28"/>
          <w:szCs w:val="28"/>
        </w:rPr>
        <w:t>, в условиях которой пользователи используют в транзакциях уникальные криптографические открытые ключи, а не свои реальные имена или иные персональные данные.</w:t>
      </w:r>
    </w:p>
    <w:p w14:paraId="018EE89B"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Разделение данных, при котором соответствие между личностью пользователя и его открытым ключом известно только его банку (в рамках процедур KYC). Центральный банк и другие банки этой информации не имеют.</w:t>
      </w:r>
    </w:p>
    <w:p w14:paraId="627E3EA0"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Использование «UTXO» – особого вида цифровой информации в формате неизрасходованных выходов транзакций, которые позволяют отслеживать движение средств в информационной системе, не раскрывая напрямую личность владельцев на уровне протокола.</w:t>
      </w:r>
    </w:p>
    <w:p w14:paraId="3B0E0741" w14:textId="32EA20FC" w:rsidR="00701598" w:rsidRPr="00A101DA" w:rsidRDefault="00236A11"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8) </w:t>
      </w:r>
      <w:r w:rsidR="00701598" w:rsidRPr="00A101DA">
        <w:rPr>
          <w:rFonts w:ascii="Times New Roman" w:hAnsi="Times New Roman" w:cs="Times New Roman"/>
          <w:sz w:val="28"/>
          <w:szCs w:val="28"/>
        </w:rPr>
        <w:t xml:space="preserve">Разработать архитектуру цифрового рубля для целей международных расчетов. </w:t>
      </w:r>
    </w:p>
    <w:p w14:paraId="243914AB"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Преимуществами использования CBDC в международных расчетах являются: </w:t>
      </w:r>
    </w:p>
    <w:p w14:paraId="3CDAA59C"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повышение эффективности и скорости межбанковских расчетов и расчетов по ценным бумагам за счет использования технологий распределенного реестра (DLT);</w:t>
      </w:r>
    </w:p>
    <w:p w14:paraId="2B102212"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снижение рисков контрагента в сложных сделках (например, валютных свопах) благодаря применению атомарных расчетов по механизму «поставка против платежа» (</w:t>
      </w:r>
      <w:proofErr w:type="spellStart"/>
      <w:r w:rsidRPr="00A101DA">
        <w:rPr>
          <w:rFonts w:ascii="Times New Roman" w:hAnsi="Times New Roman" w:cs="Times New Roman"/>
          <w:sz w:val="28"/>
          <w:szCs w:val="28"/>
        </w:rPr>
        <w:t>DvP</w:t>
      </w:r>
      <w:proofErr w:type="spellEnd"/>
      <w:r w:rsidRPr="00A101DA">
        <w:rPr>
          <w:rFonts w:ascii="Times New Roman" w:hAnsi="Times New Roman" w:cs="Times New Roman"/>
          <w:sz w:val="28"/>
          <w:szCs w:val="28"/>
        </w:rPr>
        <w:t>);</w:t>
      </w:r>
    </w:p>
    <w:p w14:paraId="24F7E28F" w14:textId="32935866"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существенное упрощение и ускорение трансграничных платежей, что делает их дешевле и прозрачнее через создание общих платформ для взаимодействия разных </w:t>
      </w:r>
      <w:r w:rsidR="007564A3">
        <w:rPr>
          <w:rFonts w:ascii="Times New Roman" w:hAnsi="Times New Roman" w:cs="Times New Roman"/>
          <w:sz w:val="28"/>
          <w:szCs w:val="28"/>
        </w:rPr>
        <w:t>центральных банков</w:t>
      </w:r>
      <w:r w:rsidRPr="00A101DA">
        <w:rPr>
          <w:rFonts w:ascii="Times New Roman" w:hAnsi="Times New Roman" w:cs="Times New Roman"/>
          <w:sz w:val="28"/>
          <w:szCs w:val="28"/>
        </w:rPr>
        <w:t>.</w:t>
      </w:r>
    </w:p>
    <w:p w14:paraId="54BB4F81"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Одной из наиболее активных юрисдикций, реализующих проекты в области трансграничных платежей с помощью оптовых </w:t>
      </w:r>
      <w:proofErr w:type="gramStart"/>
      <w:r w:rsidRPr="00A101DA">
        <w:rPr>
          <w:rFonts w:ascii="Times New Roman" w:hAnsi="Times New Roman" w:cs="Times New Roman"/>
          <w:sz w:val="28"/>
          <w:szCs w:val="28"/>
        </w:rPr>
        <w:t>CBDC</w:t>
      </w:r>
      <w:proofErr w:type="gramEnd"/>
      <w:r w:rsidRPr="00A101DA">
        <w:rPr>
          <w:rFonts w:ascii="Times New Roman" w:hAnsi="Times New Roman" w:cs="Times New Roman"/>
          <w:sz w:val="28"/>
          <w:szCs w:val="28"/>
        </w:rPr>
        <w:t xml:space="preserve"> является Сингапур. </w:t>
      </w:r>
    </w:p>
    <w:p w14:paraId="30E5F39D"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Примерами проектов являются: </w:t>
      </w:r>
    </w:p>
    <w:p w14:paraId="00BF8928"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lastRenderedPageBreak/>
        <w:t xml:space="preserve">- </w:t>
      </w:r>
      <w:r w:rsidRPr="00A101DA">
        <w:rPr>
          <w:rFonts w:ascii="Times New Roman" w:hAnsi="Times New Roman" w:cs="Times New Roman"/>
          <w:i/>
          <w:sz w:val="28"/>
          <w:szCs w:val="28"/>
        </w:rPr>
        <w:t xml:space="preserve">Project </w:t>
      </w:r>
      <w:proofErr w:type="spellStart"/>
      <w:r w:rsidRPr="00A101DA">
        <w:rPr>
          <w:rFonts w:ascii="Times New Roman" w:hAnsi="Times New Roman" w:cs="Times New Roman"/>
          <w:i/>
          <w:sz w:val="28"/>
          <w:szCs w:val="28"/>
        </w:rPr>
        <w:t>Dunbar</w:t>
      </w:r>
      <w:proofErr w:type="spellEnd"/>
      <w:r w:rsidRPr="00A101DA">
        <w:rPr>
          <w:rFonts w:ascii="Times New Roman" w:hAnsi="Times New Roman" w:cs="Times New Roman"/>
          <w:sz w:val="28"/>
          <w:szCs w:val="28"/>
        </w:rPr>
        <w:t xml:space="preserve">: международный проект под руководством Банка международных расчетов (БМР) совместно с ЦБ Австралии, Малайзии, Южной Африки и Сингапура. Цель – создание общей платформы для трансграничных расчетов в цифровых валютах нескольких </w:t>
      </w:r>
      <w:proofErr w:type="spellStart"/>
      <w:r w:rsidRPr="00A101DA">
        <w:rPr>
          <w:rFonts w:ascii="Times New Roman" w:hAnsi="Times New Roman" w:cs="Times New Roman"/>
          <w:sz w:val="28"/>
          <w:szCs w:val="28"/>
        </w:rPr>
        <w:t>центробанков</w:t>
      </w:r>
      <w:proofErr w:type="spellEnd"/>
      <w:r w:rsidRPr="00A101DA">
        <w:rPr>
          <w:rFonts w:ascii="Times New Roman" w:hAnsi="Times New Roman" w:cs="Times New Roman"/>
          <w:sz w:val="28"/>
          <w:szCs w:val="28"/>
        </w:rPr>
        <w:t>, что позволит снизить зависимость от посредников и ускорить платежи.</w:t>
      </w:r>
    </w:p>
    <w:p w14:paraId="4EFD8312" w14:textId="77777777" w:rsidR="00701598" w:rsidRPr="00A101DA" w:rsidRDefault="00701598" w:rsidP="00A101DA">
      <w:pPr>
        <w:spacing w:line="360" w:lineRule="auto"/>
        <w:ind w:firstLine="709"/>
        <w:jc w:val="both"/>
        <w:rPr>
          <w:rFonts w:ascii="Times New Roman" w:hAnsi="Times New Roman" w:cs="Times New Roman"/>
          <w:sz w:val="28"/>
          <w:szCs w:val="28"/>
        </w:rPr>
      </w:pPr>
      <w:r w:rsidRPr="00A101DA">
        <w:rPr>
          <w:rFonts w:ascii="Times New Roman" w:hAnsi="Times New Roman" w:cs="Times New Roman"/>
          <w:sz w:val="28"/>
          <w:szCs w:val="28"/>
        </w:rPr>
        <w:t xml:space="preserve">- </w:t>
      </w:r>
      <w:r w:rsidRPr="00A101DA">
        <w:rPr>
          <w:rFonts w:ascii="Times New Roman" w:hAnsi="Times New Roman" w:cs="Times New Roman"/>
          <w:i/>
          <w:sz w:val="28"/>
          <w:szCs w:val="28"/>
        </w:rPr>
        <w:t xml:space="preserve">Project </w:t>
      </w:r>
      <w:proofErr w:type="spellStart"/>
      <w:r w:rsidRPr="00A101DA">
        <w:rPr>
          <w:rFonts w:ascii="Times New Roman" w:hAnsi="Times New Roman" w:cs="Times New Roman"/>
          <w:i/>
          <w:sz w:val="28"/>
          <w:szCs w:val="28"/>
        </w:rPr>
        <w:t>Ubin</w:t>
      </w:r>
      <w:proofErr w:type="spellEnd"/>
      <w:r w:rsidRPr="00A101DA">
        <w:rPr>
          <w:rFonts w:ascii="Times New Roman" w:hAnsi="Times New Roman" w:cs="Times New Roman"/>
          <w:i/>
          <w:sz w:val="28"/>
          <w:szCs w:val="28"/>
        </w:rPr>
        <w:t>+</w:t>
      </w:r>
      <w:r w:rsidRPr="00A101DA">
        <w:rPr>
          <w:rFonts w:ascii="Times New Roman" w:hAnsi="Times New Roman" w:cs="Times New Roman"/>
          <w:sz w:val="28"/>
          <w:szCs w:val="28"/>
        </w:rPr>
        <w:t xml:space="preserve">: развитие сингапурского проекта </w:t>
      </w:r>
      <w:proofErr w:type="spellStart"/>
      <w:r w:rsidRPr="00A101DA">
        <w:rPr>
          <w:rFonts w:ascii="Times New Roman" w:hAnsi="Times New Roman" w:cs="Times New Roman"/>
          <w:sz w:val="28"/>
          <w:szCs w:val="28"/>
        </w:rPr>
        <w:t>Ubin</w:t>
      </w:r>
      <w:proofErr w:type="spellEnd"/>
      <w:r w:rsidRPr="00A101DA">
        <w:rPr>
          <w:rFonts w:ascii="Times New Roman" w:hAnsi="Times New Roman" w:cs="Times New Roman"/>
          <w:sz w:val="28"/>
          <w:szCs w:val="28"/>
        </w:rPr>
        <w:t>, сфокусированное на развитии моделей совместимости для трансграничных расчетов с использованием оптовых CBDC в сложных сделках, таких как валютные свопы.</w:t>
      </w:r>
    </w:p>
    <w:p w14:paraId="07C1D7E6" w14:textId="1814EBDB" w:rsidR="00236A11" w:rsidRPr="002A4AC3" w:rsidRDefault="00236A11" w:rsidP="00236A1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9) Н</w:t>
      </w:r>
      <w:r w:rsidRPr="002A4AC3">
        <w:rPr>
          <w:rFonts w:ascii="Times New Roman" w:hAnsi="Times New Roman" w:cs="Times New Roman"/>
          <w:sz w:val="28"/>
          <w:szCs w:val="28"/>
        </w:rPr>
        <w:t xml:space="preserve">а конституционном уровне ограничить перечень сфер, в которых за допустим </w:t>
      </w:r>
      <w:r>
        <w:rPr>
          <w:rFonts w:ascii="Times New Roman" w:hAnsi="Times New Roman" w:cs="Times New Roman"/>
          <w:sz w:val="28"/>
          <w:szCs w:val="28"/>
        </w:rPr>
        <w:t xml:space="preserve">контроль за </w:t>
      </w:r>
      <w:r w:rsidRPr="002A4AC3">
        <w:rPr>
          <w:rFonts w:ascii="Times New Roman" w:hAnsi="Times New Roman" w:cs="Times New Roman"/>
          <w:sz w:val="28"/>
          <w:szCs w:val="28"/>
        </w:rPr>
        <w:t>целевым использованием средств обладателями цифрового рубля. К таким сферам могут относиться, например, бюджетные трансферты, гранты и социально значимые выплаты.</w:t>
      </w:r>
    </w:p>
    <w:p w14:paraId="328449EE" w14:textId="77777777" w:rsidR="00236A11" w:rsidRDefault="00236A11" w:rsidP="00236A11">
      <w:pPr>
        <w:spacing w:line="360" w:lineRule="auto"/>
        <w:ind w:firstLine="709"/>
        <w:jc w:val="both"/>
        <w:rPr>
          <w:rFonts w:ascii="Times New Roman" w:hAnsi="Times New Roman"/>
          <w:b/>
          <w:sz w:val="28"/>
          <w:szCs w:val="28"/>
        </w:rPr>
      </w:pPr>
      <w:r w:rsidRPr="002A4AC3">
        <w:rPr>
          <w:rFonts w:ascii="Times New Roman" w:hAnsi="Times New Roman" w:cs="Times New Roman"/>
          <w:sz w:val="28"/>
          <w:szCs w:val="28"/>
        </w:rPr>
        <w:t>Отсутствие таких ограничений на уровне Конституции РФ может подорвать доверие пользователей к цифровому рублю и стать препятствием его принятия широким кругом лиц.</w:t>
      </w:r>
    </w:p>
    <w:p w14:paraId="22C2E0B6" w14:textId="152749FD" w:rsidR="00236A11" w:rsidRPr="00A101DA" w:rsidDel="009F5F13" w:rsidRDefault="009001B0">
      <w:pPr>
        <w:spacing w:line="360" w:lineRule="auto"/>
        <w:ind w:firstLine="709"/>
        <w:jc w:val="both"/>
        <w:rPr>
          <w:del w:id="695" w:author="user" w:date="2026-04-12T21:33:00Z"/>
          <w:rFonts w:ascii="Times New Roman" w:hAnsi="Times New Roman" w:cs="Times New Roman"/>
          <w:sz w:val="28"/>
          <w:szCs w:val="28"/>
        </w:rPr>
      </w:pPr>
      <w:del w:id="696" w:author="user" w:date="2026-04-12T21:33:00Z">
        <w:r w:rsidDel="009F5F13">
          <w:rPr>
            <w:rFonts w:ascii="Times New Roman" w:hAnsi="Times New Roman" w:cs="Times New Roman"/>
            <w:sz w:val="28"/>
            <w:szCs w:val="28"/>
          </w:rPr>
          <w:delText>10</w:delText>
        </w:r>
        <w:r w:rsidR="00236A11" w:rsidRPr="00A101DA" w:rsidDel="009F5F13">
          <w:rPr>
            <w:rFonts w:ascii="Times New Roman" w:hAnsi="Times New Roman" w:cs="Times New Roman"/>
            <w:sz w:val="28"/>
            <w:szCs w:val="28"/>
          </w:rPr>
          <w:delText xml:space="preserve">) Инициировать правовую поддержку разработки и запуска российскими разработчиками/операторами цифровых платформ децентрализованных информационных сред на базе технологий распределенного реестра, смарт-контрактов (по типам </w:delText>
        </w:r>
        <w:r w:rsidR="00236A11" w:rsidRPr="00A101DA" w:rsidDel="009F5F13">
          <w:rPr>
            <w:rFonts w:ascii="Times New Roman" w:hAnsi="Times New Roman" w:cs="Times New Roman"/>
            <w:sz w:val="28"/>
            <w:szCs w:val="28"/>
            <w:lang w:val="en-US"/>
          </w:rPr>
          <w:delText>Cosmos</w:delText>
        </w:r>
        <w:r w:rsidR="00236A11" w:rsidRPr="00A101DA" w:rsidDel="009F5F13">
          <w:rPr>
            <w:rFonts w:ascii="Times New Roman" w:hAnsi="Times New Roman" w:cs="Times New Roman"/>
            <w:sz w:val="28"/>
            <w:szCs w:val="28"/>
          </w:rPr>
          <w:delText xml:space="preserve">, </w:delText>
        </w:r>
        <w:r w:rsidR="00236A11" w:rsidRPr="00A101DA" w:rsidDel="009F5F13">
          <w:rPr>
            <w:rFonts w:ascii="Times New Roman" w:hAnsi="Times New Roman" w:cs="Times New Roman"/>
            <w:sz w:val="28"/>
            <w:szCs w:val="28"/>
            <w:lang w:val="en-US"/>
          </w:rPr>
          <w:delText>Polkadot</w:delText>
        </w:r>
        <w:r w:rsidR="00236A11" w:rsidRPr="00A101DA" w:rsidDel="009F5F13">
          <w:rPr>
            <w:rFonts w:ascii="Times New Roman" w:hAnsi="Times New Roman" w:cs="Times New Roman"/>
            <w:sz w:val="28"/>
            <w:szCs w:val="28"/>
          </w:rPr>
          <w:delText xml:space="preserve">, </w:delText>
        </w:r>
        <w:r w:rsidR="00236A11" w:rsidRPr="00A101DA" w:rsidDel="009F5F13">
          <w:rPr>
            <w:rFonts w:ascii="Times New Roman" w:hAnsi="Times New Roman" w:cs="Times New Roman"/>
            <w:sz w:val="28"/>
            <w:szCs w:val="28"/>
            <w:lang w:val="en-US"/>
          </w:rPr>
          <w:delText>Avalanche</w:delText>
        </w:r>
        <w:r w:rsidR="00236A11" w:rsidRPr="00A101DA" w:rsidDel="009F5F13">
          <w:rPr>
            <w:rFonts w:ascii="Times New Roman" w:hAnsi="Times New Roman" w:cs="Times New Roman"/>
            <w:sz w:val="28"/>
            <w:szCs w:val="28"/>
          </w:rPr>
          <w:delText xml:space="preserve"> и др.).</w:delText>
        </w:r>
      </w:del>
    </w:p>
    <w:p w14:paraId="29335B65" w14:textId="457A7371" w:rsidR="00236A11" w:rsidRPr="0037680B" w:rsidDel="009F5F13" w:rsidRDefault="00236A11">
      <w:pPr>
        <w:spacing w:line="360" w:lineRule="auto"/>
        <w:ind w:firstLine="709"/>
        <w:jc w:val="both"/>
        <w:rPr>
          <w:del w:id="697" w:author="user" w:date="2026-04-12T21:33:00Z"/>
          <w:rFonts w:ascii="Times New Roman" w:hAnsi="Times New Roman" w:cs="Times New Roman"/>
          <w:sz w:val="28"/>
          <w:szCs w:val="28"/>
        </w:rPr>
      </w:pPr>
      <w:del w:id="698" w:author="user" w:date="2026-04-12T21:33:00Z">
        <w:r w:rsidRPr="00A101DA" w:rsidDel="009F5F13">
          <w:rPr>
            <w:rFonts w:ascii="Times New Roman" w:hAnsi="Times New Roman" w:cs="Times New Roman"/>
            <w:sz w:val="28"/>
            <w:szCs w:val="28"/>
          </w:rPr>
          <w:delText>Проработать вопросы фидуциарной ответственности разработчиков децентрализованных информационных сред.</w:delText>
        </w:r>
        <w:r w:rsidRPr="0037680B" w:rsidDel="009F5F13">
          <w:rPr>
            <w:rFonts w:ascii="Times New Roman" w:hAnsi="Times New Roman" w:cs="Times New Roman"/>
            <w:sz w:val="28"/>
            <w:szCs w:val="28"/>
          </w:rPr>
          <w:delText xml:space="preserve">  </w:delText>
        </w:r>
      </w:del>
    </w:p>
    <w:p w14:paraId="4D0A649E" w14:textId="05AB94FD" w:rsidR="00236A11" w:rsidRPr="00A101DA" w:rsidDel="009F5F13" w:rsidRDefault="00236A11">
      <w:pPr>
        <w:spacing w:line="360" w:lineRule="auto"/>
        <w:ind w:firstLine="709"/>
        <w:jc w:val="both"/>
        <w:rPr>
          <w:del w:id="699" w:author="user" w:date="2026-04-12T21:33:00Z"/>
          <w:rFonts w:ascii="Times New Roman" w:hAnsi="Times New Roman" w:cs="Times New Roman"/>
          <w:sz w:val="28"/>
          <w:szCs w:val="28"/>
          <w:highlight w:val="yellow"/>
        </w:rPr>
      </w:pPr>
    </w:p>
    <w:p w14:paraId="77A718BC" w14:textId="77777777" w:rsidR="000154AF" w:rsidRDefault="000154AF">
      <w:pPr>
        <w:spacing w:line="360" w:lineRule="auto"/>
        <w:ind w:firstLine="709"/>
        <w:jc w:val="both"/>
        <w:pPrChange w:id="700" w:author="user" w:date="2026-04-12T21:33:00Z">
          <w:pPr/>
        </w:pPrChange>
      </w:pPr>
    </w:p>
    <w:sectPr w:rsidR="000154AF" w:rsidSect="00270F93">
      <w:headerReference w:type="default" r:id="rId14"/>
      <w:headerReference w:type="first" r:id="rId15"/>
      <w:pgSz w:w="11906" w:h="16838"/>
      <w:pgMar w:top="1134" w:right="850" w:bottom="1134"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5" w:author="user" w:date="2026-04-18T09:21:00Z" w:initials="u">
    <w:p w14:paraId="6579F5DF" w14:textId="77777777" w:rsidR="004F4711" w:rsidRPr="005B7790" w:rsidRDefault="004F4711" w:rsidP="004F4711">
      <w:pPr>
        <w:spacing w:line="360" w:lineRule="auto"/>
        <w:jc w:val="both"/>
        <w:rPr>
          <w:rFonts w:ascii="Times New Roman" w:hAnsi="Times New Roman" w:cs="Times New Roman"/>
          <w:i/>
          <w:iCs/>
          <w:sz w:val="28"/>
          <w:szCs w:val="28"/>
          <w:highlight w:val="green"/>
        </w:rPr>
      </w:pPr>
      <w:r>
        <w:rPr>
          <w:rStyle w:val="ac"/>
        </w:rPr>
        <w:annotationRef/>
      </w:r>
      <w:r w:rsidRPr="005B7790">
        <w:rPr>
          <w:rFonts w:ascii="Times New Roman" w:hAnsi="Times New Roman" w:cs="Times New Roman"/>
          <w:i/>
          <w:iCs/>
          <w:sz w:val="28"/>
          <w:szCs w:val="28"/>
          <w:highlight w:val="green"/>
        </w:rPr>
        <w:t>Денежные расчеты….</w:t>
      </w:r>
    </w:p>
    <w:p w14:paraId="12DA4E52" w14:textId="77777777" w:rsidR="004F4711" w:rsidRPr="005B7790" w:rsidRDefault="004F4711" w:rsidP="004F4711">
      <w:pPr>
        <w:spacing w:line="360" w:lineRule="auto"/>
        <w:ind w:firstLine="709"/>
        <w:jc w:val="both"/>
        <w:rPr>
          <w:rFonts w:ascii="Times New Roman" w:hAnsi="Times New Roman" w:cs="Times New Roman"/>
          <w:sz w:val="28"/>
          <w:szCs w:val="28"/>
          <w:highlight w:val="green"/>
        </w:rPr>
      </w:pPr>
      <w:r w:rsidRPr="005B7790">
        <w:rPr>
          <w:rFonts w:ascii="Times New Roman" w:hAnsi="Times New Roman" w:cs="Times New Roman"/>
          <w:sz w:val="28"/>
          <w:szCs w:val="28"/>
          <w:highlight w:val="green"/>
        </w:rPr>
        <w:t xml:space="preserve">Платформа цифрового рубля обеспечивает повышенную безопасность платежей в условиях квантовых угроз, сохраняя при этом привычное удобство безналичных расчетов (скорость, простота использования, а также потенциал для трансграничных платежей). </w:t>
      </w:r>
    </w:p>
    <w:p w14:paraId="5BFB5F40" w14:textId="77777777" w:rsidR="004F4711" w:rsidRPr="005B7790" w:rsidRDefault="004F4711" w:rsidP="004F4711">
      <w:pPr>
        <w:spacing w:line="360" w:lineRule="auto"/>
        <w:ind w:firstLine="709"/>
        <w:jc w:val="both"/>
        <w:rPr>
          <w:rFonts w:ascii="Times New Roman" w:hAnsi="Times New Roman" w:cs="Times New Roman"/>
          <w:sz w:val="28"/>
          <w:szCs w:val="28"/>
          <w:highlight w:val="green"/>
        </w:rPr>
      </w:pPr>
    </w:p>
    <w:p w14:paraId="558214AF" w14:textId="77777777" w:rsidR="004F4711" w:rsidRPr="005B7790" w:rsidRDefault="004F4711" w:rsidP="004F4711">
      <w:pPr>
        <w:spacing w:line="360" w:lineRule="auto"/>
        <w:ind w:firstLine="709"/>
        <w:jc w:val="both"/>
        <w:rPr>
          <w:rFonts w:ascii="Times New Roman" w:hAnsi="Times New Roman" w:cs="Times New Roman"/>
          <w:i/>
          <w:iCs/>
          <w:sz w:val="28"/>
          <w:szCs w:val="28"/>
          <w:highlight w:val="green"/>
        </w:rPr>
      </w:pPr>
      <w:r w:rsidRPr="005B7790">
        <w:rPr>
          <w:rFonts w:ascii="Times New Roman" w:hAnsi="Times New Roman" w:cs="Times New Roman"/>
          <w:i/>
          <w:iCs/>
          <w:sz w:val="28"/>
          <w:szCs w:val="28"/>
          <w:highlight w:val="green"/>
        </w:rPr>
        <w:t>Инвестиции</w:t>
      </w:r>
    </w:p>
    <w:p w14:paraId="4D17CC4E" w14:textId="7A604FC4" w:rsidR="004F4711" w:rsidRDefault="004F4711" w:rsidP="004F4711">
      <w:pPr>
        <w:pStyle w:val="ad"/>
      </w:pPr>
      <w:r w:rsidRPr="005B7790">
        <w:rPr>
          <w:rFonts w:ascii="Times New Roman" w:hAnsi="Times New Roman" w:cs="Times New Roman"/>
          <w:sz w:val="28"/>
          <w:szCs w:val="28"/>
          <w:highlight w:val="green"/>
        </w:rPr>
        <w:t>Инфраструктура операторов информационных систем</w:t>
      </w:r>
      <w:r w:rsidRPr="005B7790">
        <w:rPr>
          <w:rStyle w:val="a5"/>
          <w:rFonts w:ascii="Times New Roman" w:hAnsi="Times New Roman" w:cs="Times New Roman"/>
          <w:sz w:val="28"/>
          <w:szCs w:val="28"/>
          <w:highlight w:val="green"/>
        </w:rPr>
        <w:footnoteRef/>
      </w:r>
      <w:r w:rsidRPr="005B7790" w:rsidDel="004C4293">
        <w:rPr>
          <w:rFonts w:ascii="Times New Roman" w:hAnsi="Times New Roman" w:cs="Times New Roman"/>
          <w:sz w:val="28"/>
          <w:szCs w:val="28"/>
          <w:highlight w:val="green"/>
        </w:rPr>
        <w:t xml:space="preserve"> </w:t>
      </w:r>
      <w:r w:rsidRPr="005B7790">
        <w:rPr>
          <w:rFonts w:ascii="Times New Roman" w:hAnsi="Times New Roman" w:cs="Times New Roman"/>
          <w:sz w:val="28"/>
          <w:szCs w:val="28"/>
          <w:highlight w:val="green"/>
        </w:rPr>
        <w:t>обеспечивает автоматизированный учет выпущенных в них финансовых активов</w:t>
      </w:r>
      <w:r w:rsidRPr="005B7790">
        <w:rPr>
          <w:rStyle w:val="a5"/>
          <w:rFonts w:ascii="Times New Roman" w:hAnsi="Times New Roman" w:cs="Times New Roman"/>
          <w:sz w:val="28"/>
          <w:szCs w:val="28"/>
          <w:highlight w:val="green"/>
        </w:rPr>
        <w:footnoteRef/>
      </w:r>
      <w:r w:rsidRPr="005B7790">
        <w:rPr>
          <w:rFonts w:ascii="Times New Roman" w:hAnsi="Times New Roman" w:cs="Times New Roman"/>
          <w:sz w:val="28"/>
          <w:szCs w:val="28"/>
          <w:highlight w:val="green"/>
        </w:rPr>
        <w:t>, а также атомарность расчетов, достигаемую использованием алгоритмов смарт-контрактов.</w:t>
      </w:r>
    </w:p>
  </w:comment>
  <w:comment w:id="122" w:author="user" w:date="2026-04-12T04:54:00Z" w:initials="u">
    <w:p w14:paraId="14E70DF9" w14:textId="77777777" w:rsidR="005B3C6B" w:rsidRPr="005B3C6B" w:rsidRDefault="005B3C6B">
      <w:pPr>
        <w:pStyle w:val="ad"/>
        <w:rPr>
          <w:highlight w:val="lightGray"/>
        </w:rPr>
      </w:pPr>
      <w:r>
        <w:rPr>
          <w:rStyle w:val="ac"/>
        </w:rPr>
        <w:annotationRef/>
      </w:r>
      <w:r w:rsidRPr="005B3C6B">
        <w:rPr>
          <w:highlight w:val="lightGray"/>
        </w:rPr>
        <w:t xml:space="preserve">четче разграничить инвестиционный и платежный сегмент </w:t>
      </w:r>
    </w:p>
    <w:p w14:paraId="1973F2A3" w14:textId="4CD76748" w:rsidR="005B3C6B" w:rsidRPr="005B3C6B" w:rsidRDefault="005B3C6B">
      <w:pPr>
        <w:pStyle w:val="ad"/>
        <w:rPr>
          <w:highlight w:val="lightGray"/>
        </w:rPr>
      </w:pPr>
    </w:p>
    <w:p w14:paraId="7EA20866" w14:textId="6C35E087" w:rsidR="005B3C6B" w:rsidRPr="005B3C6B" w:rsidRDefault="005B3C6B">
      <w:pPr>
        <w:pStyle w:val="ad"/>
        <w:rPr>
          <w:highlight w:val="lightGray"/>
        </w:rPr>
      </w:pPr>
      <w:r w:rsidRPr="005B3C6B">
        <w:rPr>
          <w:highlight w:val="lightGray"/>
        </w:rPr>
        <w:t xml:space="preserve">классическое противопоставление по типам </w:t>
      </w:r>
      <w:proofErr w:type="gramStart"/>
      <w:r w:rsidRPr="005B3C6B">
        <w:rPr>
          <w:highlight w:val="lightGray"/>
        </w:rPr>
        <w:t>субъектов :</w:t>
      </w:r>
      <w:proofErr w:type="gramEnd"/>
      <w:r w:rsidRPr="005B3C6B">
        <w:rPr>
          <w:highlight w:val="lightGray"/>
        </w:rPr>
        <w:t xml:space="preserve"> КО, НФО …</w:t>
      </w:r>
    </w:p>
    <w:p w14:paraId="69F3855D" w14:textId="3E503766" w:rsidR="005B3C6B" w:rsidRPr="005B3C6B" w:rsidRDefault="005B3C6B">
      <w:pPr>
        <w:pStyle w:val="ad"/>
        <w:rPr>
          <w:highlight w:val="lightGray"/>
        </w:rPr>
      </w:pPr>
    </w:p>
    <w:p w14:paraId="266A0C23" w14:textId="70C998D1" w:rsidR="005B3C6B" w:rsidRDefault="005B3C6B">
      <w:pPr>
        <w:pStyle w:val="ad"/>
      </w:pPr>
      <w:r w:rsidRPr="005B3C6B">
        <w:rPr>
          <w:highlight w:val="lightGray"/>
        </w:rPr>
        <w:t>В рамках</w:t>
      </w:r>
      <w:r>
        <w:t xml:space="preserve"> </w:t>
      </w:r>
    </w:p>
    <w:p w14:paraId="2B312FDD" w14:textId="77777777" w:rsidR="005B3C6B" w:rsidRDefault="005B3C6B">
      <w:pPr>
        <w:pStyle w:val="ad"/>
      </w:pPr>
    </w:p>
    <w:p w14:paraId="5B6C3D70" w14:textId="58B5ADBF" w:rsidR="005B3C6B" w:rsidRPr="005B3C6B" w:rsidRDefault="005B3C6B">
      <w:pPr>
        <w:pStyle w:val="ad"/>
        <w:rPr>
          <w:highlight w:val="cyan"/>
        </w:rPr>
      </w:pPr>
      <w:r w:rsidRPr="005B3C6B">
        <w:rPr>
          <w:highlight w:val="cyan"/>
        </w:rPr>
        <w:t>разграничить криптоактив как средство платежа и средство законного средства платежа….</w:t>
      </w:r>
    </w:p>
    <w:p w14:paraId="0F3508DF" w14:textId="77777777" w:rsidR="005B3C6B" w:rsidRPr="005B3C6B" w:rsidRDefault="005B3C6B">
      <w:pPr>
        <w:pStyle w:val="ad"/>
        <w:rPr>
          <w:highlight w:val="cyan"/>
        </w:rPr>
      </w:pPr>
    </w:p>
    <w:p w14:paraId="422673D4" w14:textId="77777777" w:rsidR="005B3C6B" w:rsidRPr="005B3C6B" w:rsidRDefault="005B3C6B">
      <w:pPr>
        <w:pStyle w:val="ad"/>
        <w:rPr>
          <w:highlight w:val="cyan"/>
        </w:rPr>
      </w:pPr>
      <w:r w:rsidRPr="005B3C6B">
        <w:rPr>
          <w:highlight w:val="cyan"/>
        </w:rPr>
        <w:t xml:space="preserve">средство платежа = цифровая валюта (российская, иностранная) </w:t>
      </w:r>
    </w:p>
    <w:p w14:paraId="3BBA3F8A" w14:textId="77777777" w:rsidR="005B3C6B" w:rsidRPr="005B3C6B" w:rsidRDefault="005B3C6B">
      <w:pPr>
        <w:pStyle w:val="ad"/>
        <w:rPr>
          <w:highlight w:val="cyan"/>
        </w:rPr>
      </w:pPr>
    </w:p>
    <w:p w14:paraId="78FA2FEC" w14:textId="77777777" w:rsidR="005B3C6B" w:rsidRDefault="005B3C6B">
      <w:pPr>
        <w:pStyle w:val="ad"/>
      </w:pPr>
      <w:r w:rsidRPr="005B3C6B">
        <w:rPr>
          <w:highlight w:val="cyan"/>
        </w:rPr>
        <w:t>ЗСП = цифровой рубль</w:t>
      </w:r>
      <w:r>
        <w:t xml:space="preserve"> </w:t>
      </w:r>
    </w:p>
    <w:p w14:paraId="6C17147B" w14:textId="77777777" w:rsidR="005B3C6B" w:rsidRDefault="005B3C6B">
      <w:pPr>
        <w:pStyle w:val="ad"/>
      </w:pPr>
    </w:p>
    <w:p w14:paraId="2B5DA3B4" w14:textId="310D738F" w:rsidR="005B3C6B" w:rsidRDefault="005B3C6B">
      <w:pPr>
        <w:pStyle w:val="ad"/>
      </w:pPr>
    </w:p>
  </w:comment>
  <w:comment w:id="120" w:author="user" w:date="2026-04-12T04:57:00Z" w:initials="u">
    <w:p w14:paraId="74713659" w14:textId="77777777" w:rsidR="005B3C6B" w:rsidRDefault="005B3C6B" w:rsidP="005B3C6B">
      <w:pPr>
        <w:pStyle w:val="ad"/>
      </w:pPr>
      <w:r>
        <w:rPr>
          <w:rStyle w:val="ac"/>
        </w:rPr>
        <w:annotationRef/>
      </w:r>
      <w:r>
        <w:rPr>
          <w:rStyle w:val="ac"/>
        </w:rPr>
        <w:annotationRef/>
      </w:r>
      <w:r>
        <w:t>что-то не то…</w:t>
      </w:r>
    </w:p>
    <w:p w14:paraId="39D73B0D" w14:textId="363EE925" w:rsidR="005B3C6B" w:rsidRDefault="005B3C6B">
      <w:pPr>
        <w:pStyle w:val="ad"/>
      </w:pPr>
    </w:p>
  </w:comment>
  <w:comment w:id="259" w:author="user" w:date="2026-04-18T20:14:00Z" w:initials="u">
    <w:p w14:paraId="1443B801" w14:textId="77777777" w:rsidR="00244515" w:rsidRDefault="00244515">
      <w:pPr>
        <w:pStyle w:val="ad"/>
      </w:pPr>
      <w:r>
        <w:rPr>
          <w:rStyle w:val="ac"/>
        </w:rPr>
        <w:annotationRef/>
      </w:r>
      <w:proofErr w:type="spellStart"/>
      <w:r>
        <w:t>безопансоть</w:t>
      </w:r>
      <w:proofErr w:type="spellEnd"/>
      <w:r>
        <w:t xml:space="preserve"> (</w:t>
      </w:r>
      <w:proofErr w:type="spellStart"/>
      <w:r>
        <w:t>мжедисциплинарный</w:t>
      </w:r>
      <w:proofErr w:type="spellEnd"/>
      <w:r>
        <w:t xml:space="preserve"> подход)</w:t>
      </w:r>
    </w:p>
    <w:p w14:paraId="05BB462C" w14:textId="77777777" w:rsidR="00244515" w:rsidRDefault="00244515">
      <w:pPr>
        <w:pStyle w:val="ad"/>
      </w:pPr>
    </w:p>
    <w:p w14:paraId="08A3FD82" w14:textId="6D291592" w:rsidR="00244515" w:rsidRDefault="00244515">
      <w:pPr>
        <w:pStyle w:val="ad"/>
      </w:pPr>
      <w:r>
        <w:t>не допустить фрагментарность (межотраслевой подход)</w:t>
      </w:r>
    </w:p>
  </w:comment>
  <w:comment w:id="279" w:author="user" w:date="2026-04-18T20:09:00Z" w:initials="u">
    <w:p w14:paraId="16C97691" w14:textId="77777777" w:rsidR="000A6A79" w:rsidRPr="005B7790" w:rsidRDefault="000A6A79" w:rsidP="000A6A79">
      <w:pPr>
        <w:spacing w:after="240" w:line="360" w:lineRule="auto"/>
        <w:ind w:firstLine="709"/>
        <w:contextualSpacing/>
        <w:jc w:val="both"/>
        <w:rPr>
          <w:rFonts w:ascii="Times New Roman" w:hAnsi="Times New Roman" w:cs="Times New Roman"/>
          <w:sz w:val="28"/>
          <w:highlight w:val="green"/>
        </w:rPr>
      </w:pPr>
      <w:r>
        <w:rPr>
          <w:rStyle w:val="ac"/>
        </w:rPr>
        <w:annotationRef/>
      </w:r>
      <w:r w:rsidRPr="005B7790">
        <w:rPr>
          <w:rFonts w:ascii="Times New Roman" w:hAnsi="Times New Roman" w:cs="Times New Roman"/>
          <w:sz w:val="28"/>
          <w:highlight w:val="green"/>
        </w:rPr>
        <w:t>Законодательство о финансовых рынках – связь финансовых активов и финансовых организаций</w:t>
      </w:r>
      <w:r>
        <w:rPr>
          <w:rFonts w:ascii="Times New Roman" w:hAnsi="Times New Roman" w:cs="Times New Roman"/>
          <w:sz w:val="28"/>
          <w:highlight w:val="green"/>
        </w:rPr>
        <w:t xml:space="preserve"> </w:t>
      </w:r>
    </w:p>
    <w:p w14:paraId="49D667F3" w14:textId="77777777" w:rsidR="000A6A79" w:rsidRDefault="000A6A79" w:rsidP="000A6A79">
      <w:pPr>
        <w:spacing w:after="240" w:line="360" w:lineRule="auto"/>
        <w:ind w:firstLine="709"/>
        <w:contextualSpacing/>
        <w:jc w:val="both"/>
        <w:rPr>
          <w:rFonts w:ascii="Times New Roman" w:hAnsi="Times New Roman" w:cs="Times New Roman"/>
          <w:sz w:val="28"/>
        </w:rPr>
      </w:pPr>
      <w:r w:rsidRPr="005B7790">
        <w:rPr>
          <w:rFonts w:ascii="Times New Roman" w:hAnsi="Times New Roman" w:cs="Times New Roman"/>
          <w:sz w:val="28"/>
          <w:highlight w:val="green"/>
        </w:rPr>
        <w:t>Таблица</w:t>
      </w:r>
    </w:p>
    <w:p w14:paraId="239D5D21" w14:textId="415EB5DC" w:rsidR="000A6A79" w:rsidRDefault="000A6A79">
      <w:pPr>
        <w:pStyle w:val="ad"/>
      </w:pPr>
    </w:p>
  </w:comment>
  <w:comment w:id="411" w:author="user" w:date="2026-04-12T10:11:00Z" w:initials="u">
    <w:p w14:paraId="755AA53A" w14:textId="77777777" w:rsidR="00774B72" w:rsidRDefault="00774B72">
      <w:pPr>
        <w:pStyle w:val="ad"/>
      </w:pPr>
      <w:r>
        <w:rPr>
          <w:rStyle w:val="ac"/>
        </w:rPr>
        <w:annotationRef/>
      </w:r>
      <w:r>
        <w:t>может быть какая-то этапность нужна?</w:t>
      </w:r>
    </w:p>
    <w:p w14:paraId="54F62C48" w14:textId="77777777" w:rsidR="00774B72" w:rsidRDefault="00774B72">
      <w:pPr>
        <w:pStyle w:val="ad"/>
      </w:pPr>
    </w:p>
    <w:p w14:paraId="6801D595" w14:textId="77777777" w:rsidR="00774B72" w:rsidRDefault="00774B72">
      <w:pPr>
        <w:pStyle w:val="ad"/>
      </w:pPr>
      <w:r>
        <w:t xml:space="preserve">+ переходные положения и как соотносится с действующим регулированием ценных бумаг, цифровых прав… </w:t>
      </w:r>
    </w:p>
    <w:p w14:paraId="234F189B" w14:textId="77777777" w:rsidR="00774B72" w:rsidRDefault="00774B72">
      <w:pPr>
        <w:pStyle w:val="ad"/>
      </w:pPr>
    </w:p>
    <w:p w14:paraId="161653A1" w14:textId="78312A91" w:rsidR="00774B72" w:rsidRDefault="00774B72">
      <w:pPr>
        <w:pStyle w:val="ad"/>
      </w:pPr>
      <w:r>
        <w:t>как отразиться на статусе действующих участников…</w:t>
      </w:r>
    </w:p>
  </w:comment>
  <w:comment w:id="414" w:author="user" w:date="2026-04-12T21:25:00Z" w:initials="u">
    <w:p w14:paraId="76677231" w14:textId="7B9B46ED" w:rsidR="00E6543D" w:rsidRDefault="00E6543D">
      <w:pPr>
        <w:pStyle w:val="ad"/>
      </w:pPr>
      <w:r>
        <w:rPr>
          <w:rStyle w:val="ac"/>
        </w:rPr>
        <w:annotationRef/>
      </w:r>
      <w:r>
        <w:t>Дорожная карта уже далее пойдет…</w:t>
      </w:r>
    </w:p>
    <w:p w14:paraId="58B5CB33" w14:textId="77777777" w:rsidR="00E6543D" w:rsidRDefault="00E6543D">
      <w:pPr>
        <w:pStyle w:val="ad"/>
      </w:pPr>
    </w:p>
    <w:p w14:paraId="20DD6B62" w14:textId="7994B377" w:rsidR="00E6543D" w:rsidRDefault="00E6543D">
      <w:pPr>
        <w:pStyle w:val="ad"/>
      </w:pPr>
      <w:r>
        <w:t xml:space="preserve">1 этап </w:t>
      </w:r>
    </w:p>
    <w:p w14:paraId="21FF6EBF" w14:textId="77777777" w:rsidR="00E6543D" w:rsidRDefault="00E6543D">
      <w:pPr>
        <w:pStyle w:val="ad"/>
      </w:pPr>
    </w:p>
    <w:p w14:paraId="1B37D596" w14:textId="696D5269" w:rsidR="00E6543D" w:rsidRDefault="00E6543D">
      <w:pPr>
        <w:pStyle w:val="ad"/>
      </w:pPr>
    </w:p>
  </w:comment>
  <w:comment w:id="418" w:author="user" w:date="2026-04-12T21:38:00Z" w:initials="u">
    <w:p w14:paraId="753D9547" w14:textId="77777777" w:rsidR="009F5F13" w:rsidRDefault="009F5F13" w:rsidP="009F5F13">
      <w:pPr>
        <w:pStyle w:val="a8"/>
        <w:spacing w:before="0" w:beforeAutospacing="0" w:after="120" w:afterAutospacing="0" w:line="360" w:lineRule="auto"/>
        <w:ind w:firstLine="709"/>
        <w:contextualSpacing/>
        <w:jc w:val="both"/>
        <w:rPr>
          <w:color w:val="000000"/>
          <w:sz w:val="28"/>
          <w:szCs w:val="28"/>
        </w:rPr>
      </w:pPr>
      <w:r>
        <w:rPr>
          <w:rStyle w:val="ac"/>
        </w:rPr>
        <w:annotationRef/>
      </w:r>
      <w:r w:rsidRPr="009F5F13">
        <w:rPr>
          <w:color w:val="000000"/>
          <w:sz w:val="28"/>
          <w:szCs w:val="28"/>
          <w:highlight w:val="green"/>
        </w:rPr>
        <w:t>2) ключевые особенности / параметры информационной среды … которые делают информационную систему уникальной??</w:t>
      </w:r>
    </w:p>
    <w:p w14:paraId="5E506479" w14:textId="77777777" w:rsidR="009F5F13" w:rsidRDefault="009F5F13">
      <w:pPr>
        <w:pStyle w:val="ad"/>
      </w:pPr>
    </w:p>
    <w:p w14:paraId="12956BCB" w14:textId="77777777" w:rsidR="009F5F13" w:rsidRDefault="009F5F13">
      <w:pPr>
        <w:pStyle w:val="ad"/>
      </w:pPr>
    </w:p>
    <w:p w14:paraId="1C2DA2DC" w14:textId="453CED31" w:rsidR="009F5F13" w:rsidRDefault="009F5F13">
      <w:pPr>
        <w:pStyle w:val="ad"/>
      </w:pPr>
      <w:r>
        <w:t xml:space="preserve">важно потому что с контролем … под </w:t>
      </w:r>
      <w:proofErr w:type="spellStart"/>
      <w:r>
        <w:t>фт</w:t>
      </w:r>
      <w:proofErr w:type="spellEnd"/>
      <w:r>
        <w:t xml:space="preserve"> и </w:t>
      </w:r>
      <w:proofErr w:type="spellStart"/>
      <w:r>
        <w:t>тюд</w:t>
      </w:r>
      <w:proofErr w:type="spellEnd"/>
      <w:r>
        <w:t xml:space="preserve"> </w:t>
      </w:r>
      <w:proofErr w:type="gramStart"/>
      <w:r>
        <w:t>связано..</w:t>
      </w:r>
      <w:proofErr w:type="gramEnd"/>
    </w:p>
  </w:comment>
  <w:comment w:id="416" w:author="user" w:date="2026-04-12T21:39:00Z" w:initials="u">
    <w:p w14:paraId="4D6439DB" w14:textId="6C8ECF74" w:rsidR="009F5F13" w:rsidRDefault="009F5F13">
      <w:pPr>
        <w:pStyle w:val="ad"/>
      </w:pPr>
      <w:r>
        <w:rPr>
          <w:rStyle w:val="ac"/>
        </w:rPr>
        <w:annotationRef/>
      </w:r>
      <w:r>
        <w:t xml:space="preserve">+ </w:t>
      </w:r>
      <w:r w:rsidR="00770259">
        <w:t>параллельно</w:t>
      </w:r>
      <w:r>
        <w:t xml:space="preserve">… в презентации: </w:t>
      </w:r>
      <w:proofErr w:type="gramStart"/>
      <w:r>
        <w:t>задачи</w:t>
      </w:r>
      <w:proofErr w:type="gramEnd"/>
      <w:r>
        <w:t xml:space="preserve"> которые </w:t>
      </w:r>
      <w:r w:rsidR="00770259">
        <w:t>решает</w:t>
      </w:r>
      <w:r>
        <w:t>?? сейчас и немного позже…</w:t>
      </w:r>
    </w:p>
  </w:comment>
  <w:comment w:id="417" w:author="user" w:date="2026-04-13T19:24:00Z" w:initials="u">
    <w:p w14:paraId="4877A694" w14:textId="2B855B05" w:rsidR="00770259" w:rsidRPr="005F596C" w:rsidRDefault="00770259">
      <w:pPr>
        <w:pStyle w:val="ad"/>
        <w:rPr>
          <w:b/>
          <w:bCs/>
        </w:rPr>
      </w:pPr>
      <w:r>
        <w:rPr>
          <w:rStyle w:val="ac"/>
        </w:rPr>
        <w:annotationRef/>
      </w:r>
      <w:r w:rsidRPr="005F596C">
        <w:rPr>
          <w:b/>
          <w:bCs/>
          <w:color w:val="FF0000"/>
        </w:rPr>
        <w:t xml:space="preserve">+++++ Информационная среда криптоактива (в новом варианте) + </w:t>
      </w:r>
    </w:p>
  </w:comment>
  <w:comment w:id="423" w:author="user" w:date="2026-04-12T11:15:00Z" w:initials="u">
    <w:p w14:paraId="293A1D0B" w14:textId="77777777" w:rsidR="00E31E0F" w:rsidRDefault="00E31E0F">
      <w:pPr>
        <w:pStyle w:val="ad"/>
      </w:pPr>
      <w:r>
        <w:rPr>
          <w:rStyle w:val="ac"/>
        </w:rPr>
        <w:annotationRef/>
      </w:r>
      <w:r>
        <w:t xml:space="preserve">Действующие лицензии организатора торговли, оператора информационной системы…. </w:t>
      </w:r>
    </w:p>
    <w:p w14:paraId="7A640450" w14:textId="77777777" w:rsidR="00E31E0F" w:rsidRDefault="00E31E0F">
      <w:pPr>
        <w:pStyle w:val="ad"/>
      </w:pPr>
    </w:p>
    <w:p w14:paraId="54D4E35D" w14:textId="433D96AF" w:rsidR="00E31E0F" w:rsidRDefault="00E31E0F">
      <w:pPr>
        <w:pStyle w:val="ad"/>
      </w:pPr>
      <w:r>
        <w:t>Дополнительные требования к чему именно…  и для кого…</w:t>
      </w:r>
    </w:p>
  </w:comment>
  <w:comment w:id="424" w:author="user" w:date="2026-04-12T21:40:00Z" w:initials="u">
    <w:p w14:paraId="6FFE905C" w14:textId="1C9AB687" w:rsidR="009F5F13" w:rsidRDefault="009F5F13">
      <w:pPr>
        <w:pStyle w:val="ad"/>
      </w:pPr>
      <w:r>
        <w:rPr>
          <w:rStyle w:val="ac"/>
        </w:rPr>
        <w:annotationRef/>
      </w:r>
      <w:r>
        <w:t xml:space="preserve">на базе лицензий… показать ярко в презентации что </w:t>
      </w:r>
      <w:proofErr w:type="gramStart"/>
      <w:r>
        <w:t>нужно..</w:t>
      </w:r>
      <w:proofErr w:type="gramEnd"/>
    </w:p>
  </w:comment>
  <w:comment w:id="664" w:author="user" w:date="2026-04-12T22:08:00Z" w:initials="u">
    <w:p w14:paraId="5AA4F499" w14:textId="77777777" w:rsidR="00F170AC" w:rsidRDefault="004A1182" w:rsidP="004A1182">
      <w:pPr>
        <w:pStyle w:val="ad"/>
      </w:pPr>
      <w:r>
        <w:rPr>
          <w:rStyle w:val="ac"/>
        </w:rPr>
        <w:annotationRef/>
      </w:r>
    </w:p>
    <w:p w14:paraId="477312B7" w14:textId="77777777" w:rsidR="00F170AC" w:rsidRDefault="00F170AC" w:rsidP="004A1182">
      <w:pPr>
        <w:pStyle w:val="ad"/>
      </w:pPr>
    </w:p>
    <w:p w14:paraId="7090B57D" w14:textId="77777777" w:rsidR="00F170AC" w:rsidRDefault="00F170AC" w:rsidP="00F170AC">
      <w:pPr>
        <w:pStyle w:val="ad"/>
        <w:rPr>
          <w:highlight w:val="green"/>
        </w:rPr>
      </w:pPr>
    </w:p>
    <w:p w14:paraId="7A8F812E" w14:textId="4F316B49" w:rsidR="00F170AC" w:rsidRDefault="00F170AC" w:rsidP="00F170AC">
      <w:pPr>
        <w:pStyle w:val="ad"/>
        <w:rPr>
          <w:highlight w:val="green"/>
        </w:rPr>
      </w:pPr>
      <w:r>
        <w:rPr>
          <w:highlight w:val="green"/>
        </w:rPr>
        <w:t>… новые параметры допуска криптоактивов…</w:t>
      </w:r>
    </w:p>
    <w:p w14:paraId="6E5BBCD1" w14:textId="77777777" w:rsidR="00F170AC" w:rsidRDefault="00F170AC" w:rsidP="00F170AC">
      <w:pPr>
        <w:pStyle w:val="ad"/>
        <w:rPr>
          <w:highlight w:val="green"/>
        </w:rPr>
      </w:pPr>
    </w:p>
    <w:p w14:paraId="5067888C" w14:textId="1A19CF3B" w:rsidR="00F170AC" w:rsidRPr="00E91EB0" w:rsidRDefault="00F170AC" w:rsidP="00F170AC">
      <w:pPr>
        <w:pStyle w:val="ad"/>
        <w:rPr>
          <w:highlight w:val="green"/>
        </w:rPr>
      </w:pPr>
      <w:r>
        <w:rPr>
          <w:highlight w:val="green"/>
        </w:rPr>
        <w:t>1)</w:t>
      </w:r>
      <w:r w:rsidRPr="00E91EB0">
        <w:rPr>
          <w:highlight w:val="green"/>
        </w:rPr>
        <w:t xml:space="preserve"> категорию контроля… устанавливать контролирующих лиц…</w:t>
      </w:r>
    </w:p>
    <w:p w14:paraId="2EEE4EFB" w14:textId="77777777" w:rsidR="00F170AC" w:rsidRPr="00E91EB0" w:rsidRDefault="00F170AC" w:rsidP="00F170AC">
      <w:pPr>
        <w:pStyle w:val="ad"/>
        <w:rPr>
          <w:highlight w:val="green"/>
        </w:rPr>
      </w:pPr>
    </w:p>
    <w:p w14:paraId="249D8266" w14:textId="26D207D6" w:rsidR="00F170AC" w:rsidRDefault="00F170AC" w:rsidP="00F170AC">
      <w:pPr>
        <w:pStyle w:val="ad"/>
        <w:rPr>
          <w:highlight w:val="green"/>
        </w:rPr>
      </w:pPr>
      <w:r>
        <w:rPr>
          <w:highlight w:val="green"/>
        </w:rPr>
        <w:t xml:space="preserve">2) категория </w:t>
      </w:r>
      <w:proofErr w:type="spellStart"/>
      <w:r>
        <w:rPr>
          <w:highlight w:val="green"/>
        </w:rPr>
        <w:t>контроял</w:t>
      </w:r>
      <w:proofErr w:type="spellEnd"/>
      <w:r>
        <w:rPr>
          <w:highlight w:val="green"/>
        </w:rPr>
        <w:t xml:space="preserve"> </w:t>
      </w:r>
    </w:p>
    <w:p w14:paraId="62836379" w14:textId="658C04C7" w:rsidR="00F170AC" w:rsidRDefault="00F170AC" w:rsidP="00F170AC">
      <w:pPr>
        <w:pStyle w:val="ad"/>
        <w:rPr>
          <w:highlight w:val="green"/>
        </w:rPr>
      </w:pPr>
    </w:p>
    <w:p w14:paraId="47A02EBE" w14:textId="2090DC15" w:rsidR="00F170AC" w:rsidRDefault="00F170AC" w:rsidP="00F170AC">
      <w:pPr>
        <w:pStyle w:val="ad"/>
        <w:rPr>
          <w:highlight w:val="green"/>
        </w:rPr>
      </w:pPr>
      <w:r>
        <w:rPr>
          <w:highlight w:val="green"/>
        </w:rPr>
        <w:t xml:space="preserve">2 </w:t>
      </w:r>
      <w:proofErr w:type="spellStart"/>
      <w:r>
        <w:rPr>
          <w:highlight w:val="green"/>
        </w:rPr>
        <w:t>ситауции</w:t>
      </w:r>
      <w:proofErr w:type="spellEnd"/>
      <w:r>
        <w:rPr>
          <w:highlight w:val="green"/>
        </w:rPr>
        <w:t xml:space="preserve"> </w:t>
      </w:r>
    </w:p>
    <w:p w14:paraId="0758D126" w14:textId="6B2FD223" w:rsidR="00F170AC" w:rsidRPr="00E91EB0" w:rsidRDefault="00F170AC" w:rsidP="00F170AC">
      <w:pPr>
        <w:pStyle w:val="ad"/>
        <w:rPr>
          <w:highlight w:val="green"/>
        </w:rPr>
      </w:pPr>
      <w:r w:rsidRPr="00E91EB0">
        <w:rPr>
          <w:highlight w:val="green"/>
        </w:rPr>
        <w:t xml:space="preserve">когда иностранные эмитенты и </w:t>
      </w:r>
      <w:proofErr w:type="gramStart"/>
      <w:r w:rsidRPr="00E91EB0">
        <w:rPr>
          <w:highlight w:val="green"/>
        </w:rPr>
        <w:t>российские инвесторы это</w:t>
      </w:r>
      <w:proofErr w:type="gramEnd"/>
      <w:r w:rsidRPr="00E91EB0">
        <w:rPr>
          <w:highlight w:val="green"/>
        </w:rPr>
        <w:t xml:space="preserve"> важно… </w:t>
      </w:r>
    </w:p>
    <w:p w14:paraId="755C49BC" w14:textId="77777777" w:rsidR="00F170AC" w:rsidRPr="00E91EB0" w:rsidRDefault="00F170AC" w:rsidP="00F170AC">
      <w:pPr>
        <w:pStyle w:val="ad"/>
        <w:rPr>
          <w:highlight w:val="green"/>
        </w:rPr>
      </w:pPr>
    </w:p>
    <w:p w14:paraId="6EEFA964" w14:textId="20128ACE" w:rsidR="00F170AC" w:rsidRDefault="00F170AC" w:rsidP="00F170AC">
      <w:pPr>
        <w:pStyle w:val="ad"/>
      </w:pPr>
      <w:r>
        <w:rPr>
          <w:highlight w:val="green"/>
        </w:rPr>
        <w:t xml:space="preserve">3) </w:t>
      </w:r>
      <w:r w:rsidRPr="00E91EB0">
        <w:rPr>
          <w:highlight w:val="green"/>
        </w:rPr>
        <w:t>важно еще и где актив хранится…</w:t>
      </w:r>
    </w:p>
    <w:p w14:paraId="38716086" w14:textId="1ED0F13A" w:rsidR="00F170AC" w:rsidRDefault="00F170AC" w:rsidP="004A1182">
      <w:pPr>
        <w:pStyle w:val="ad"/>
      </w:pPr>
      <w:r>
        <w:t>в целом всегда было важно…просто не выделялся…</w:t>
      </w:r>
    </w:p>
    <w:p w14:paraId="48DD9225" w14:textId="77777777" w:rsidR="00F170AC" w:rsidRDefault="00F170AC" w:rsidP="004A1182">
      <w:pPr>
        <w:pStyle w:val="ad"/>
      </w:pPr>
    </w:p>
    <w:p w14:paraId="51A17E14" w14:textId="7B424581" w:rsidR="004A1182" w:rsidRDefault="004A1182" w:rsidP="004A1182">
      <w:pPr>
        <w:pStyle w:val="ad"/>
        <w:rPr>
          <w:rFonts w:ascii="Segoe UI" w:hAnsi="Segoe UI" w:cs="Segoe UI"/>
          <w:color w:val="0F1115"/>
          <w:shd w:val="clear" w:color="auto" w:fill="FFFFFF"/>
        </w:rPr>
      </w:pPr>
      <w:r>
        <w:t>акцент на???</w:t>
      </w:r>
      <w:r>
        <w:br/>
      </w:r>
      <w:r>
        <w:br/>
      </w:r>
      <w:r w:rsidRPr="00F170AC">
        <w:rPr>
          <w:rStyle w:val="a9"/>
          <w:rFonts w:ascii="Segoe UI" w:hAnsi="Segoe UI" w:cs="Segoe UI"/>
          <w:color w:val="0F1115"/>
          <w:highlight w:val="cyan"/>
          <w:shd w:val="clear" w:color="auto" w:fill="FFFFFF"/>
        </w:rPr>
        <w:t xml:space="preserve">Криптоактивы, выпущенные в виде смарт-контрактов, — это цифровые токены, созданные на базе существующего </w:t>
      </w:r>
      <w:proofErr w:type="spellStart"/>
      <w:r w:rsidRPr="00F170AC">
        <w:rPr>
          <w:rStyle w:val="a9"/>
          <w:rFonts w:ascii="Segoe UI" w:hAnsi="Segoe UI" w:cs="Segoe UI"/>
          <w:color w:val="0F1115"/>
          <w:highlight w:val="cyan"/>
          <w:shd w:val="clear" w:color="auto" w:fill="FFFFFF"/>
        </w:rPr>
        <w:t>блокчейна</w:t>
      </w:r>
      <w:proofErr w:type="spellEnd"/>
      <w:r w:rsidRPr="00F170AC">
        <w:rPr>
          <w:rStyle w:val="a9"/>
          <w:rFonts w:ascii="Segoe UI" w:hAnsi="Segoe UI" w:cs="Segoe UI"/>
          <w:color w:val="0F1115"/>
          <w:highlight w:val="cyan"/>
          <w:shd w:val="clear" w:color="auto" w:fill="FFFFFF"/>
        </w:rPr>
        <w:t xml:space="preserve"> (например, </w:t>
      </w:r>
      <w:proofErr w:type="spellStart"/>
      <w:r w:rsidRPr="00F170AC">
        <w:rPr>
          <w:rStyle w:val="a9"/>
          <w:rFonts w:ascii="Segoe UI" w:hAnsi="Segoe UI" w:cs="Segoe UI"/>
          <w:color w:val="0F1115"/>
          <w:highlight w:val="cyan"/>
          <w:shd w:val="clear" w:color="auto" w:fill="FFFFFF"/>
        </w:rPr>
        <w:t>Ethereum</w:t>
      </w:r>
      <w:proofErr w:type="spellEnd"/>
      <w:r w:rsidRPr="00F170AC">
        <w:rPr>
          <w:rStyle w:val="a9"/>
          <w:rFonts w:ascii="Segoe UI" w:hAnsi="Segoe UI" w:cs="Segoe UI"/>
          <w:color w:val="0F1115"/>
          <w:highlight w:val="cyan"/>
          <w:shd w:val="clear" w:color="auto" w:fill="FFFFFF"/>
        </w:rPr>
        <w:t xml:space="preserve">, BNB </w:t>
      </w:r>
      <w:proofErr w:type="spellStart"/>
      <w:r w:rsidRPr="00F170AC">
        <w:rPr>
          <w:rStyle w:val="a9"/>
          <w:rFonts w:ascii="Segoe UI" w:hAnsi="Segoe UI" w:cs="Segoe UI"/>
          <w:color w:val="0F1115"/>
          <w:highlight w:val="cyan"/>
          <w:shd w:val="clear" w:color="auto" w:fill="FFFFFF"/>
        </w:rPr>
        <w:t>Chain</w:t>
      </w:r>
      <w:proofErr w:type="spellEnd"/>
      <w:r w:rsidRPr="00F170AC">
        <w:rPr>
          <w:rStyle w:val="a9"/>
          <w:rFonts w:ascii="Segoe UI" w:hAnsi="Segoe UI" w:cs="Segoe UI"/>
          <w:color w:val="0F1115"/>
          <w:highlight w:val="cyan"/>
          <w:shd w:val="clear" w:color="auto" w:fill="FFFFFF"/>
        </w:rPr>
        <w:t xml:space="preserve"> или </w:t>
      </w:r>
      <w:proofErr w:type="spellStart"/>
      <w:r w:rsidRPr="00F170AC">
        <w:rPr>
          <w:rStyle w:val="a9"/>
          <w:rFonts w:ascii="Segoe UI" w:hAnsi="Segoe UI" w:cs="Segoe UI"/>
          <w:color w:val="0F1115"/>
          <w:highlight w:val="cyan"/>
          <w:shd w:val="clear" w:color="auto" w:fill="FFFFFF"/>
        </w:rPr>
        <w:t>Solana</w:t>
      </w:r>
      <w:proofErr w:type="spellEnd"/>
      <w:r w:rsidRPr="00F170AC">
        <w:rPr>
          <w:rStyle w:val="a9"/>
          <w:rFonts w:ascii="Segoe UI" w:hAnsi="Segoe UI" w:cs="Segoe UI"/>
          <w:color w:val="0F1115"/>
          <w:highlight w:val="cyan"/>
          <w:shd w:val="clear" w:color="auto" w:fill="FFFFFF"/>
        </w:rPr>
        <w:t>) с помощью программного кода, который и есть смарт-контракт.</w:t>
      </w:r>
      <w:r w:rsidRPr="00F170AC">
        <w:rPr>
          <w:rFonts w:ascii="Segoe UI" w:hAnsi="Segoe UI" w:cs="Segoe UI"/>
          <w:color w:val="0F1115"/>
          <w:highlight w:val="cyan"/>
          <w:shd w:val="clear" w:color="auto" w:fill="FFFFFF"/>
        </w:rPr>
        <w:t xml:space="preserve"> В отличие от нативных монет </w:t>
      </w:r>
      <w:proofErr w:type="spellStart"/>
      <w:r w:rsidRPr="00F170AC">
        <w:rPr>
          <w:rFonts w:ascii="Segoe UI" w:hAnsi="Segoe UI" w:cs="Segoe UI"/>
          <w:color w:val="0F1115"/>
          <w:highlight w:val="cyan"/>
          <w:shd w:val="clear" w:color="auto" w:fill="FFFFFF"/>
        </w:rPr>
        <w:t>блокчейна</w:t>
      </w:r>
      <w:proofErr w:type="spellEnd"/>
      <w:r w:rsidRPr="00F170AC">
        <w:rPr>
          <w:rFonts w:ascii="Segoe UI" w:hAnsi="Segoe UI" w:cs="Segoe UI"/>
          <w:color w:val="0F1115"/>
          <w:highlight w:val="cyan"/>
          <w:shd w:val="clear" w:color="auto" w:fill="FFFFFF"/>
        </w:rPr>
        <w:t xml:space="preserve"> (вроде ETH на </w:t>
      </w:r>
      <w:proofErr w:type="spellStart"/>
      <w:r w:rsidRPr="00F170AC">
        <w:rPr>
          <w:rFonts w:ascii="Segoe UI" w:hAnsi="Segoe UI" w:cs="Segoe UI"/>
          <w:color w:val="0F1115"/>
          <w:highlight w:val="cyan"/>
          <w:shd w:val="clear" w:color="auto" w:fill="FFFFFF"/>
        </w:rPr>
        <w:t>Ethereum</w:t>
      </w:r>
      <w:proofErr w:type="spellEnd"/>
      <w:r w:rsidRPr="00F170AC">
        <w:rPr>
          <w:rFonts w:ascii="Segoe UI" w:hAnsi="Segoe UI" w:cs="Segoe UI"/>
          <w:color w:val="0F1115"/>
          <w:highlight w:val="cyan"/>
          <w:shd w:val="clear" w:color="auto" w:fill="FFFFFF"/>
        </w:rPr>
        <w:t>), для их создания не нужно строить новую сеть с нуля.</w:t>
      </w:r>
    </w:p>
    <w:p w14:paraId="3B6E961D" w14:textId="77777777" w:rsidR="004A1182" w:rsidRDefault="004A1182" w:rsidP="004A1182">
      <w:pPr>
        <w:pStyle w:val="ad"/>
        <w:rPr>
          <w:rFonts w:ascii="Segoe UI" w:hAnsi="Segoe UI" w:cs="Segoe UI"/>
          <w:color w:val="0F1115"/>
          <w:shd w:val="clear" w:color="auto" w:fill="FFFFFF"/>
        </w:rPr>
      </w:pPr>
    </w:p>
    <w:p w14:paraId="1C81B001" w14:textId="77777777" w:rsidR="004A1182" w:rsidRDefault="004A1182" w:rsidP="004A1182">
      <w:pPr>
        <w:pStyle w:val="ad"/>
        <w:rPr>
          <w:rFonts w:ascii="Segoe UI" w:hAnsi="Segoe UI" w:cs="Segoe UI"/>
          <w:color w:val="0F1115"/>
          <w:shd w:val="clear" w:color="auto" w:fill="FFFFFF"/>
        </w:rPr>
      </w:pPr>
    </w:p>
    <w:p w14:paraId="3649C532" w14:textId="77777777" w:rsidR="004A1182" w:rsidRDefault="004A1182" w:rsidP="004A1182">
      <w:pPr>
        <w:pStyle w:val="ad"/>
        <w:rPr>
          <w:rFonts w:ascii="Segoe UI" w:hAnsi="Segoe UI" w:cs="Segoe UI"/>
          <w:color w:val="0F1115"/>
          <w:shd w:val="clear" w:color="auto" w:fill="FFFFFF"/>
        </w:rPr>
      </w:pPr>
      <w:r>
        <w:rPr>
          <w:rFonts w:ascii="Segoe UI" w:hAnsi="Segoe UI" w:cs="Segoe UI"/>
          <w:color w:val="0F1115"/>
          <w:shd w:val="clear" w:color="auto" w:fill="FFFFFF"/>
        </w:rPr>
        <w:t xml:space="preserve">не </w:t>
      </w:r>
      <w:proofErr w:type="spellStart"/>
      <w:r>
        <w:rPr>
          <w:rFonts w:ascii="Segoe UI" w:hAnsi="Segoe UI" w:cs="Segoe UI"/>
          <w:color w:val="0F1115"/>
          <w:shd w:val="clear" w:color="auto" w:fill="FFFFFF"/>
        </w:rPr>
        <w:t>требут</w:t>
      </w:r>
      <w:proofErr w:type="spellEnd"/>
      <w:r>
        <w:rPr>
          <w:rFonts w:ascii="Segoe UI" w:hAnsi="Segoe UI" w:cs="Segoe UI"/>
          <w:color w:val="0F1115"/>
          <w:shd w:val="clear" w:color="auto" w:fill="FFFFFF"/>
        </w:rPr>
        <w:t xml:space="preserve"> затрат на поддержание </w:t>
      </w:r>
      <w:proofErr w:type="spellStart"/>
      <w:r>
        <w:rPr>
          <w:rFonts w:ascii="Segoe UI" w:hAnsi="Segoe UI" w:cs="Segoe UI"/>
          <w:color w:val="0F1115"/>
          <w:shd w:val="clear" w:color="auto" w:fill="FFFFFF"/>
        </w:rPr>
        <w:t>иносреды</w:t>
      </w:r>
      <w:proofErr w:type="spellEnd"/>
      <w:r>
        <w:rPr>
          <w:rFonts w:ascii="Segoe UI" w:hAnsi="Segoe UI" w:cs="Segoe UI"/>
          <w:color w:val="0F1115"/>
          <w:shd w:val="clear" w:color="auto" w:fill="FFFFFF"/>
        </w:rPr>
        <w:t>…</w:t>
      </w:r>
    </w:p>
    <w:p w14:paraId="471ED6CC" w14:textId="77777777" w:rsidR="004A1182" w:rsidRDefault="004A1182" w:rsidP="004A1182">
      <w:pPr>
        <w:pStyle w:val="ad"/>
        <w:rPr>
          <w:rFonts w:ascii="Segoe UI" w:hAnsi="Segoe UI" w:cs="Segoe UI"/>
          <w:color w:val="0F1115"/>
          <w:shd w:val="clear" w:color="auto" w:fill="FFFFFF"/>
        </w:rPr>
      </w:pPr>
    </w:p>
    <w:p w14:paraId="05231C77" w14:textId="77777777" w:rsidR="004A1182" w:rsidRDefault="004A1182" w:rsidP="004A1182">
      <w:pPr>
        <w:pStyle w:val="ad"/>
        <w:rPr>
          <w:rFonts w:ascii="Segoe UI" w:hAnsi="Segoe UI" w:cs="Segoe UI"/>
          <w:color w:val="0F1115"/>
          <w:shd w:val="clear" w:color="auto" w:fill="FFFFFF"/>
        </w:rPr>
      </w:pPr>
      <w:r>
        <w:rPr>
          <w:rFonts w:ascii="Segoe UI" w:hAnsi="Segoe UI" w:cs="Segoe UI"/>
          <w:color w:val="0F1115"/>
          <w:shd w:val="clear" w:color="auto" w:fill="FFFFFF"/>
        </w:rPr>
        <w:t xml:space="preserve">в первую очередь – доверие к активу к его эмитенту </w:t>
      </w:r>
    </w:p>
    <w:p w14:paraId="2F07B83B" w14:textId="77777777" w:rsidR="004A1182" w:rsidRDefault="004A1182" w:rsidP="004A1182">
      <w:pPr>
        <w:pStyle w:val="ad"/>
        <w:rPr>
          <w:rFonts w:ascii="Segoe UI" w:hAnsi="Segoe UI" w:cs="Segoe UI"/>
          <w:color w:val="0F1115"/>
          <w:shd w:val="clear" w:color="auto" w:fill="FFFFFF"/>
        </w:rPr>
      </w:pPr>
    </w:p>
    <w:p w14:paraId="56336F59" w14:textId="77777777" w:rsidR="004A1182" w:rsidRDefault="004A1182" w:rsidP="004A1182">
      <w:pPr>
        <w:pStyle w:val="ad"/>
        <w:rPr>
          <w:rFonts w:ascii="Segoe UI" w:hAnsi="Segoe UI" w:cs="Segoe UI"/>
          <w:color w:val="0F1115"/>
          <w:shd w:val="clear" w:color="auto" w:fill="FFFFFF"/>
        </w:rPr>
      </w:pPr>
      <w:r>
        <w:rPr>
          <w:rFonts w:ascii="Segoe UI" w:hAnsi="Segoe UI" w:cs="Segoe UI"/>
          <w:color w:val="0F1115"/>
          <w:shd w:val="clear" w:color="auto" w:fill="FFFFFF"/>
        </w:rPr>
        <w:t xml:space="preserve">среда в этом смысле факультативна… </w:t>
      </w:r>
    </w:p>
    <w:p w14:paraId="0E4380DA" w14:textId="77777777" w:rsidR="004A1182" w:rsidRDefault="004A1182" w:rsidP="004A1182">
      <w:pPr>
        <w:pStyle w:val="ad"/>
        <w:rPr>
          <w:rFonts w:ascii="Segoe UI" w:hAnsi="Segoe UI" w:cs="Segoe UI"/>
          <w:color w:val="0F1115"/>
          <w:shd w:val="clear" w:color="auto" w:fill="FFFFFF"/>
        </w:rPr>
      </w:pPr>
    </w:p>
    <w:p w14:paraId="4EB2E4AA" w14:textId="77777777" w:rsidR="004A1182" w:rsidRDefault="004A1182" w:rsidP="004A1182">
      <w:pPr>
        <w:pStyle w:val="ad"/>
        <w:rPr>
          <w:rFonts w:ascii="Segoe UI" w:hAnsi="Segoe UI" w:cs="Segoe UI"/>
          <w:color w:val="0F1115"/>
          <w:shd w:val="clear" w:color="auto" w:fill="FFFFFF"/>
        </w:rPr>
      </w:pPr>
    </w:p>
    <w:p w14:paraId="3FFB33CF" w14:textId="77777777" w:rsidR="004A1182" w:rsidRPr="00246D87" w:rsidRDefault="004A1182" w:rsidP="004A1182">
      <w:pPr>
        <w:pStyle w:val="ad"/>
      </w:pPr>
      <w:proofErr w:type="spellStart"/>
      <w:r>
        <w:rPr>
          <w:rFonts w:ascii="Segoe UI" w:hAnsi="Segoe UI" w:cs="Segoe UI"/>
          <w:color w:val="0F1115"/>
          <w:shd w:val="clear" w:color="auto" w:fill="FFFFFF"/>
        </w:rPr>
        <w:t>доп</w:t>
      </w:r>
      <w:proofErr w:type="spellEnd"/>
      <w:r>
        <w:rPr>
          <w:rFonts w:ascii="Segoe UI" w:hAnsi="Segoe UI" w:cs="Segoe UI"/>
          <w:color w:val="0F1115"/>
          <w:shd w:val="clear" w:color="auto" w:fill="FFFFFF"/>
        </w:rPr>
        <w:t xml:space="preserve"> риск для инвесторов которые могут увлечься призраком </w:t>
      </w:r>
      <w:proofErr w:type="spellStart"/>
      <w:proofErr w:type="gramStart"/>
      <w:r>
        <w:rPr>
          <w:rFonts w:ascii="Segoe UI" w:hAnsi="Segoe UI" w:cs="Segoe UI"/>
          <w:color w:val="0F1115"/>
          <w:shd w:val="clear" w:color="auto" w:fill="FFFFFF"/>
        </w:rPr>
        <w:t>децентаризации</w:t>
      </w:r>
      <w:proofErr w:type="spellEnd"/>
      <w:r>
        <w:rPr>
          <w:rFonts w:ascii="Segoe UI" w:hAnsi="Segoe UI" w:cs="Segoe UI"/>
          <w:color w:val="0F1115"/>
          <w:shd w:val="clear" w:color="auto" w:fill="FFFFFF"/>
        </w:rPr>
        <w:t>..</w:t>
      </w:r>
      <w:proofErr w:type="gramEnd"/>
    </w:p>
    <w:p w14:paraId="331E48BE" w14:textId="22FF752D" w:rsidR="004A1182" w:rsidRDefault="004A1182">
      <w:pPr>
        <w:pStyle w:val="ad"/>
      </w:pPr>
    </w:p>
  </w:comment>
  <w:comment w:id="685" w:author="user" w:date="2026-04-12T21:24:00Z" w:initials="u">
    <w:p w14:paraId="46B7CB30" w14:textId="1F01982E" w:rsidR="00E6543D" w:rsidRDefault="00E6543D">
      <w:pPr>
        <w:pStyle w:val="ad"/>
      </w:pPr>
      <w:r>
        <w:rPr>
          <w:rStyle w:val="ac"/>
        </w:rPr>
        <w:annotationRef/>
      </w:r>
      <w:r>
        <w:t>Унифицировать стандарты эмиссии и релевантные положения закона об АО, о РЦБ и т.д.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17CC4E" w15:done="0"/>
  <w15:commentEx w15:paraId="2B5DA3B4" w15:done="0"/>
  <w15:commentEx w15:paraId="39D73B0D" w15:done="0"/>
  <w15:commentEx w15:paraId="08A3FD82" w15:done="0"/>
  <w15:commentEx w15:paraId="239D5D21" w15:done="0"/>
  <w15:commentEx w15:paraId="161653A1" w15:done="0"/>
  <w15:commentEx w15:paraId="1B37D596" w15:done="0"/>
  <w15:commentEx w15:paraId="1C2DA2DC" w15:done="0"/>
  <w15:commentEx w15:paraId="4D6439DB" w15:done="0"/>
  <w15:commentEx w15:paraId="4877A694" w15:done="0"/>
  <w15:commentEx w15:paraId="54D4E35D" w15:done="0"/>
  <w15:commentEx w15:paraId="6FFE905C" w15:done="0"/>
  <w15:commentEx w15:paraId="331E48BE" w15:done="0"/>
  <w15:commentEx w15:paraId="46B7CB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DCB90" w16cex:dateUtc="2026-04-18T06:21:00Z"/>
  <w16cex:commentExtensible w16cex:durableId="2D85A421" w16cex:dateUtc="2026-04-12T01:54:00Z"/>
  <w16cex:commentExtensible w16cex:durableId="2D85A4BD" w16cex:dateUtc="2026-04-12T01:57:00Z"/>
  <w16cex:commentExtensible w16cex:durableId="2D8E649F" w16cex:dateUtc="2026-04-18T17:14:00Z"/>
  <w16cex:commentExtensible w16cex:durableId="2D8E6369" w16cex:dateUtc="2026-04-18T17:09:00Z"/>
  <w16cex:commentExtensible w16cex:durableId="2D85EE47" w16cex:dateUtc="2026-04-12T07:11:00Z"/>
  <w16cex:commentExtensible w16cex:durableId="2D868C51" w16cex:dateUtc="2026-04-12T18:25:00Z"/>
  <w16cex:commentExtensible w16cex:durableId="2D868F3A" w16cex:dateUtc="2026-04-12T18:38:00Z"/>
  <w16cex:commentExtensible w16cex:durableId="2D868FA9" w16cex:dateUtc="2026-04-12T18:39:00Z"/>
  <w16cex:commentExtensible w16cex:durableId="2D87C16A" w16cex:dateUtc="2026-04-13T16:24:00Z"/>
  <w16cex:commentExtensible w16cex:durableId="2D85FD63" w16cex:dateUtc="2026-04-12T08:15:00Z"/>
  <w16cex:commentExtensible w16cex:durableId="2D868FD7" w16cex:dateUtc="2026-04-12T18:40:00Z"/>
  <w16cex:commentExtensible w16cex:durableId="2D869654" w16cex:dateUtc="2026-04-12T19:08:00Z"/>
  <w16cex:commentExtensible w16cex:durableId="2D868C21" w16cex:dateUtc="2026-04-12T1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17CC4E" w16cid:durableId="2D8DCB90"/>
  <w16cid:commentId w16cid:paraId="2B5DA3B4" w16cid:durableId="2D85A421"/>
  <w16cid:commentId w16cid:paraId="39D73B0D" w16cid:durableId="2D85A4BD"/>
  <w16cid:commentId w16cid:paraId="08A3FD82" w16cid:durableId="2D8E649F"/>
  <w16cid:commentId w16cid:paraId="239D5D21" w16cid:durableId="2D8E6369"/>
  <w16cid:commentId w16cid:paraId="161653A1" w16cid:durableId="2D85EE47"/>
  <w16cid:commentId w16cid:paraId="1B37D596" w16cid:durableId="2D868C51"/>
  <w16cid:commentId w16cid:paraId="1C2DA2DC" w16cid:durableId="2D868F3A"/>
  <w16cid:commentId w16cid:paraId="4D6439DB" w16cid:durableId="2D868FA9"/>
  <w16cid:commentId w16cid:paraId="4877A694" w16cid:durableId="2D87C16A"/>
  <w16cid:commentId w16cid:paraId="54D4E35D" w16cid:durableId="2D85FD63"/>
  <w16cid:commentId w16cid:paraId="6FFE905C" w16cid:durableId="2D868FD7"/>
  <w16cid:commentId w16cid:paraId="331E48BE" w16cid:durableId="2D869654"/>
  <w16cid:commentId w16cid:paraId="46B7CB30" w16cid:durableId="2D868C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92F63" w14:textId="77777777" w:rsidR="002609C6" w:rsidRDefault="002609C6" w:rsidP="000154AF">
      <w:r>
        <w:separator/>
      </w:r>
    </w:p>
  </w:endnote>
  <w:endnote w:type="continuationSeparator" w:id="0">
    <w:p w14:paraId="72A0B244" w14:textId="77777777" w:rsidR="002609C6" w:rsidRDefault="002609C6" w:rsidP="00015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75E78" w14:textId="77777777" w:rsidR="002609C6" w:rsidRDefault="002609C6" w:rsidP="000154AF">
      <w:r>
        <w:separator/>
      </w:r>
    </w:p>
  </w:footnote>
  <w:footnote w:type="continuationSeparator" w:id="0">
    <w:p w14:paraId="6C939465" w14:textId="77777777" w:rsidR="002609C6" w:rsidRDefault="002609C6" w:rsidP="000154AF">
      <w:r>
        <w:continuationSeparator/>
      </w:r>
    </w:p>
  </w:footnote>
  <w:footnote w:id="1">
    <w:p w14:paraId="59B7BA95" w14:textId="00B27020" w:rsidR="001F1695" w:rsidRPr="001F1695" w:rsidRDefault="001F1695">
      <w:pPr>
        <w:pStyle w:val="a3"/>
        <w:jc w:val="both"/>
        <w:rPr>
          <w:rFonts w:ascii="Times New Roman" w:hAnsi="Times New Roman" w:cs="Times New Roman"/>
          <w:rPrChange w:id="21" w:author="user" w:date="2026-04-18T19:37:00Z">
            <w:rPr/>
          </w:rPrChange>
        </w:rPr>
        <w:pPrChange w:id="22" w:author="user" w:date="2026-04-18T19:37:00Z">
          <w:pPr>
            <w:pStyle w:val="a3"/>
          </w:pPr>
        </w:pPrChange>
      </w:pPr>
      <w:ins w:id="23" w:author="user" w:date="2026-04-18T19:36:00Z">
        <w:r w:rsidRPr="001F1695">
          <w:rPr>
            <w:rStyle w:val="a5"/>
            <w:rFonts w:ascii="Times New Roman" w:hAnsi="Times New Roman" w:cs="Times New Roman"/>
            <w:rPrChange w:id="24" w:author="user" w:date="2026-04-18T19:37:00Z">
              <w:rPr>
                <w:rStyle w:val="a5"/>
              </w:rPr>
            </w:rPrChange>
          </w:rPr>
          <w:footnoteRef/>
        </w:r>
        <w:r w:rsidRPr="001F1695">
          <w:rPr>
            <w:rFonts w:ascii="Times New Roman" w:hAnsi="Times New Roman" w:cs="Times New Roman"/>
            <w:rPrChange w:id="25" w:author="user" w:date="2026-04-18T19:37:00Z">
              <w:rPr/>
            </w:rPrChange>
          </w:rPr>
          <w:t xml:space="preserve"> </w:t>
        </w:r>
        <w:r w:rsidRPr="001F1695">
          <w:rPr>
            <w:rFonts w:ascii="Times New Roman" w:hAnsi="Times New Roman" w:cs="Times New Roman"/>
            <w:rPrChange w:id="26" w:author="user" w:date="2026-04-18T19:37:00Z">
              <w:rPr>
                <w:sz w:val="28"/>
                <w:szCs w:val="28"/>
              </w:rPr>
            </w:rPrChange>
          </w:rPr>
          <w:t>цифровые финансовые активы (далее – ЦФА); утилитарные цифровые права (далее – УЦП); цифровые права, включающие одновременно цифровые финансовые активы и утилитарные цифровые права (далее – ГЦП), иностранные цифровые права, потенциально иные цифровые права</w:t>
        </w:r>
      </w:ins>
    </w:p>
  </w:footnote>
  <w:footnote w:id="2">
    <w:p w14:paraId="018CF0C1" w14:textId="01E69058" w:rsidR="004F4711" w:rsidRPr="004F4711" w:rsidRDefault="004F4711">
      <w:pPr>
        <w:jc w:val="both"/>
        <w:rPr>
          <w:sz w:val="28"/>
          <w:szCs w:val="28"/>
          <w:highlight w:val="lightGray"/>
          <w:rPrChange w:id="40" w:author="user" w:date="2026-04-18T09:21:00Z">
            <w:rPr/>
          </w:rPrChange>
        </w:rPr>
        <w:pPrChange w:id="41" w:author="user" w:date="2026-04-18T19:37:00Z">
          <w:pPr>
            <w:pStyle w:val="a3"/>
          </w:pPr>
        </w:pPrChange>
      </w:pPr>
      <w:ins w:id="42" w:author="user" w:date="2026-04-18T09:21:00Z">
        <w:r w:rsidRPr="001F1695">
          <w:rPr>
            <w:rStyle w:val="a5"/>
            <w:rFonts w:ascii="Times New Roman" w:hAnsi="Times New Roman" w:cs="Times New Roman"/>
            <w:sz w:val="20"/>
            <w:szCs w:val="20"/>
            <w:rPrChange w:id="43" w:author="user" w:date="2026-04-18T19:37:00Z">
              <w:rPr>
                <w:rStyle w:val="a5"/>
              </w:rPr>
            </w:rPrChange>
          </w:rPr>
          <w:footnoteRef/>
        </w:r>
        <w:r w:rsidRPr="001F1695">
          <w:rPr>
            <w:rFonts w:ascii="Times New Roman" w:hAnsi="Times New Roman" w:cs="Times New Roman"/>
            <w:sz w:val="20"/>
            <w:szCs w:val="20"/>
            <w:rPrChange w:id="44" w:author="user" w:date="2026-04-18T19:37:00Z">
              <w:rPr/>
            </w:rPrChange>
          </w:rPr>
          <w:t xml:space="preserve"> </w:t>
        </w:r>
        <w:r w:rsidRPr="001F1695">
          <w:rPr>
            <w:rFonts w:ascii="Times New Roman" w:hAnsi="Times New Roman" w:cs="Times New Roman"/>
            <w:sz w:val="20"/>
            <w:szCs w:val="20"/>
            <w:rPrChange w:id="45" w:author="user" w:date="2026-04-18T19:37:00Z">
              <w:rPr>
                <w:sz w:val="28"/>
                <w:szCs w:val="28"/>
                <w:highlight w:val="lightGray"/>
              </w:rPr>
            </w:rPrChange>
          </w:rPr>
          <w:t xml:space="preserve">По данным на 21 июля 2025 года в реестр операторов информационных систем включено 15 операторов, в реестр операторов обмена цифровых финансовых активов – 2 оператора. Не смотря на их немногочисленность в сравнении с классическими учетно-расчетными институтами финансового рынка (36 регистраторов, 258 депозитариев, 9 клиринговых организаций по данным на 21 июля 2025 года), их функции </w:t>
        </w:r>
        <w:r w:rsidRPr="001F1695">
          <w:rPr>
            <w:rFonts w:ascii="Times New Roman" w:hAnsi="Times New Roman" w:cs="Times New Roman"/>
            <w:iCs/>
            <w:sz w:val="20"/>
            <w:szCs w:val="20"/>
            <w:rPrChange w:id="46" w:author="user" w:date="2026-04-18T19:37:00Z">
              <w:rPr>
                <w:iCs/>
                <w:sz w:val="28"/>
                <w:szCs w:val="28"/>
                <w:highlight w:val="lightGray"/>
              </w:rPr>
            </w:rPrChange>
          </w:rPr>
          <w:t>фактически перекрывают</w:t>
        </w:r>
        <w:r w:rsidRPr="001F1695">
          <w:rPr>
            <w:rFonts w:ascii="Times New Roman" w:hAnsi="Times New Roman" w:cs="Times New Roman"/>
            <w:sz w:val="20"/>
            <w:szCs w:val="20"/>
            <w:rPrChange w:id="47" w:author="user" w:date="2026-04-18T19:37:00Z">
              <w:rPr>
                <w:sz w:val="28"/>
                <w:szCs w:val="28"/>
                <w:highlight w:val="lightGray"/>
              </w:rPr>
            </w:rPrChange>
          </w:rPr>
          <w:t xml:space="preserve"> функции классических институтов.</w:t>
        </w:r>
        <w:r w:rsidRPr="001F1695">
          <w:rPr>
            <w:sz w:val="20"/>
            <w:szCs w:val="20"/>
            <w:rPrChange w:id="48" w:author="user" w:date="2026-04-18T19:37:00Z">
              <w:rPr>
                <w:sz w:val="28"/>
                <w:szCs w:val="28"/>
                <w:highlight w:val="lightGray"/>
              </w:rPr>
            </w:rPrChange>
          </w:rPr>
          <w:t xml:space="preserve"> </w:t>
        </w:r>
      </w:ins>
    </w:p>
  </w:footnote>
  <w:footnote w:id="3">
    <w:p w14:paraId="2E943479" w14:textId="77777777" w:rsidR="00D136D6" w:rsidRPr="00E94AB9" w:rsidDel="005B3C6B" w:rsidRDefault="00D136D6" w:rsidP="00D136D6">
      <w:pPr>
        <w:pStyle w:val="a3"/>
        <w:rPr>
          <w:del w:id="130" w:author="user" w:date="2026-04-12T04:52:00Z"/>
          <w:rFonts w:ascii="Times New Roman" w:hAnsi="Times New Roman" w:cs="Times New Roman"/>
        </w:rPr>
      </w:pPr>
      <w:del w:id="131" w:author="user" w:date="2026-04-12T04:52:00Z">
        <w:r w:rsidRPr="00E94AB9" w:rsidDel="005B3C6B">
          <w:rPr>
            <w:rStyle w:val="a5"/>
            <w:rFonts w:ascii="Times New Roman" w:hAnsi="Times New Roman" w:cs="Times New Roman"/>
          </w:rPr>
          <w:footnoteRef/>
        </w:r>
        <w:r w:rsidRPr="00E94AB9" w:rsidDel="005B3C6B">
          <w:rPr>
            <w:rFonts w:ascii="Times New Roman" w:hAnsi="Times New Roman" w:cs="Times New Roman"/>
          </w:rPr>
          <w:delText xml:space="preserve"> Глава 4 Федерального закона от 27.06.2011 </w:delText>
        </w:r>
        <w:r w:rsidDel="005B3C6B">
          <w:rPr>
            <w:rFonts w:ascii="Times New Roman" w:hAnsi="Times New Roman" w:cs="Times New Roman"/>
          </w:rPr>
          <w:delText xml:space="preserve">№ </w:delText>
        </w:r>
        <w:r w:rsidRPr="00E94AB9" w:rsidDel="005B3C6B">
          <w:rPr>
            <w:rFonts w:ascii="Times New Roman" w:hAnsi="Times New Roman" w:cs="Times New Roman"/>
          </w:rPr>
          <w:delText>161-ФЗ «О национальной платежной системе».</w:delText>
        </w:r>
      </w:del>
    </w:p>
  </w:footnote>
  <w:footnote w:id="4">
    <w:p w14:paraId="06ADCEDE" w14:textId="77777777" w:rsidR="00D136D6" w:rsidRPr="00E94AB9" w:rsidDel="00DF7827" w:rsidRDefault="00D136D6" w:rsidP="00D136D6">
      <w:pPr>
        <w:jc w:val="both"/>
        <w:rPr>
          <w:del w:id="140" w:author="user" w:date="2026-04-17T23:08:00Z"/>
          <w:rFonts w:ascii="Times New Roman" w:hAnsi="Times New Roman" w:cs="Times New Roman"/>
          <w:sz w:val="20"/>
          <w:szCs w:val="20"/>
        </w:rPr>
      </w:pPr>
      <w:del w:id="141" w:author="user" w:date="2026-04-17T23:08:00Z">
        <w:r w:rsidDel="00DF7827">
          <w:rPr>
            <w:rStyle w:val="a5"/>
          </w:rPr>
          <w:footnoteRef/>
        </w:r>
        <w:r w:rsidDel="00DF7827">
          <w:delText xml:space="preserve"> </w:delText>
        </w:r>
        <w:r w:rsidRPr="00127F05" w:rsidDel="00DF7827">
          <w:rPr>
            <w:rFonts w:ascii="Times New Roman" w:hAnsi="Times New Roman" w:cs="Times New Roman"/>
            <w:sz w:val="20"/>
            <w:szCs w:val="20"/>
          </w:rPr>
          <w:delText xml:space="preserve">к числу которых относятся: операторы информационной системы, в которой осуществляется выпуск цифровых финансовых активов (далее – операторы информационной системы ЦФА); операторы обмена цифровых финансовых активов (далее – операторы обмена ЦФА); оператор инвестиционной платформы и др.  </w:delText>
        </w:r>
      </w:del>
    </w:p>
  </w:footnote>
  <w:footnote w:id="5">
    <w:p w14:paraId="54E5C402" w14:textId="77777777" w:rsidR="00D136D6" w:rsidDel="00DF7827" w:rsidRDefault="00D136D6" w:rsidP="00D136D6">
      <w:pPr>
        <w:pStyle w:val="a3"/>
        <w:rPr>
          <w:del w:id="144" w:author="user" w:date="2026-04-17T23:08:00Z"/>
        </w:rPr>
      </w:pPr>
      <w:del w:id="145" w:author="user" w:date="2026-04-17T23:08:00Z">
        <w:r w:rsidDel="00DF7827">
          <w:rPr>
            <w:rStyle w:val="a5"/>
          </w:rPr>
          <w:footnoteRef/>
        </w:r>
        <w:r w:rsidDel="00DF7827">
          <w:delText xml:space="preserve"> </w:delText>
        </w:r>
        <w:r w:rsidRPr="00127F05" w:rsidDel="00DF7827">
          <w:rPr>
            <w:rFonts w:ascii="Times New Roman" w:hAnsi="Times New Roman" w:cs="Times New Roman"/>
          </w:rPr>
          <w:delText>к числу которых относятся: цифровые финансовые активы (далее – ЦФА); утилитарные цифровые права (далее – УЦП); цифровые права, включающие одновременно цифровые финансовые активы и утилитарные цифровые права (далее – ГЦП), иностранные цифровые права, п</w:delText>
        </w:r>
        <w:r w:rsidDel="00DF7827">
          <w:rPr>
            <w:rFonts w:ascii="Times New Roman" w:hAnsi="Times New Roman" w:cs="Times New Roman"/>
          </w:rPr>
          <w:delText>отенциально иные цифровые права.</w:delText>
        </w:r>
      </w:del>
    </w:p>
  </w:footnote>
  <w:footnote w:id="6">
    <w:p w14:paraId="6DF1B5A1" w14:textId="77777777" w:rsidR="002555AF" w:rsidRPr="00153BD6" w:rsidRDefault="002555AF" w:rsidP="000154AF">
      <w:pPr>
        <w:contextualSpacing/>
        <w:jc w:val="both"/>
        <w:rPr>
          <w:rFonts w:ascii="Times New Roman" w:hAnsi="Times New Roman" w:cs="Times New Roman"/>
          <w:sz w:val="20"/>
          <w:szCs w:val="20"/>
          <w:lang w:val="en-US"/>
        </w:rPr>
      </w:pPr>
      <w:r w:rsidRPr="00153BD6">
        <w:rPr>
          <w:rFonts w:ascii="Times New Roman" w:hAnsi="Times New Roman" w:cs="Times New Roman"/>
          <w:sz w:val="20"/>
          <w:szCs w:val="20"/>
          <w:vertAlign w:val="superscript"/>
        </w:rPr>
        <w:footnoteRef/>
      </w:r>
      <w:r w:rsidRPr="00153BD6">
        <w:rPr>
          <w:rFonts w:ascii="Times New Roman" w:hAnsi="Times New Roman" w:cs="Times New Roman"/>
          <w:sz w:val="20"/>
          <w:szCs w:val="20"/>
          <w:lang w:val="en-US"/>
        </w:rPr>
        <w:t xml:space="preserve"> </w:t>
      </w:r>
      <w:r w:rsidRPr="00153BD6">
        <w:rPr>
          <w:rFonts w:ascii="Times New Roman" w:hAnsi="Times New Roman" w:cs="Times New Roman"/>
          <w:i/>
          <w:iCs/>
          <w:sz w:val="20"/>
          <w:szCs w:val="20"/>
          <w:lang w:val="en-US"/>
        </w:rPr>
        <w:t>Anker-</w:t>
      </w:r>
      <w:proofErr w:type="spellStart"/>
      <w:r w:rsidRPr="00153BD6">
        <w:rPr>
          <w:rFonts w:ascii="Times New Roman" w:hAnsi="Times New Roman" w:cs="Times New Roman"/>
          <w:i/>
          <w:iCs/>
          <w:sz w:val="20"/>
          <w:szCs w:val="20"/>
          <w:lang w:val="en-US"/>
        </w:rPr>
        <w:t>Sørensen</w:t>
      </w:r>
      <w:proofErr w:type="spellEnd"/>
      <w:r w:rsidRPr="00153BD6">
        <w:rPr>
          <w:rFonts w:ascii="Times New Roman" w:hAnsi="Times New Roman" w:cs="Times New Roman"/>
          <w:i/>
          <w:iCs/>
          <w:sz w:val="20"/>
          <w:szCs w:val="20"/>
          <w:lang w:val="en-US"/>
        </w:rPr>
        <w:t xml:space="preserve"> L.</w:t>
      </w:r>
      <w:r w:rsidRPr="00153BD6">
        <w:rPr>
          <w:rFonts w:ascii="Times New Roman" w:hAnsi="Times New Roman" w:cs="Times New Roman"/>
          <w:sz w:val="20"/>
          <w:szCs w:val="20"/>
          <w:lang w:val="en-US"/>
        </w:rPr>
        <w:t xml:space="preserve">, </w:t>
      </w:r>
      <w:proofErr w:type="spellStart"/>
      <w:r w:rsidRPr="00153BD6">
        <w:rPr>
          <w:rFonts w:ascii="Times New Roman" w:hAnsi="Times New Roman" w:cs="Times New Roman"/>
          <w:i/>
          <w:iCs/>
          <w:sz w:val="20"/>
          <w:szCs w:val="20"/>
          <w:lang w:val="en-US"/>
        </w:rPr>
        <w:t>Zetzsche</w:t>
      </w:r>
      <w:proofErr w:type="spellEnd"/>
      <w:r w:rsidRPr="00153BD6">
        <w:rPr>
          <w:rFonts w:ascii="Times New Roman" w:hAnsi="Times New Roman" w:cs="Times New Roman"/>
          <w:i/>
          <w:iCs/>
          <w:sz w:val="20"/>
          <w:szCs w:val="20"/>
          <w:lang w:val="en-US"/>
        </w:rPr>
        <w:t xml:space="preserve"> D. A.</w:t>
      </w:r>
      <w:r w:rsidRPr="00153BD6">
        <w:rPr>
          <w:rFonts w:ascii="Times New Roman" w:hAnsi="Times New Roman" w:cs="Times New Roman"/>
          <w:sz w:val="20"/>
          <w:szCs w:val="20"/>
          <w:lang w:val="en-US"/>
        </w:rPr>
        <w:t xml:space="preserve"> From Centralized to Decentralized Finance: The Issue </w:t>
      </w:r>
      <w:proofErr w:type="spellStart"/>
      <w:r w:rsidRPr="00153BD6">
        <w:rPr>
          <w:rFonts w:ascii="Times New Roman" w:hAnsi="Times New Roman" w:cs="Times New Roman"/>
          <w:sz w:val="20"/>
          <w:szCs w:val="20"/>
          <w:lang w:val="en-US"/>
        </w:rPr>
        <w:t>of'Fake-DeFi</w:t>
      </w:r>
      <w:proofErr w:type="spellEnd"/>
      <w:r w:rsidRPr="00153BD6">
        <w:rPr>
          <w:rFonts w:ascii="Times New Roman" w:hAnsi="Times New Roman" w:cs="Times New Roman"/>
          <w:sz w:val="20"/>
          <w:szCs w:val="20"/>
          <w:lang w:val="en-US"/>
        </w:rPr>
        <w:t xml:space="preserve">' //Available at SSRN 3978815. – 2021. P.5. </w:t>
      </w:r>
    </w:p>
  </w:footnote>
  <w:footnote w:id="7">
    <w:p w14:paraId="6CD1C19E" w14:textId="77777777" w:rsidR="002555AF" w:rsidRPr="006E4D74" w:rsidRDefault="002555AF" w:rsidP="000154AF">
      <w:pPr>
        <w:pStyle w:val="Footnote3"/>
        <w:jc w:val="both"/>
        <w:rPr>
          <w:rFonts w:ascii="Times New Roman" w:hAnsi="Times New Roman"/>
          <w:lang w:val="en-US"/>
        </w:rPr>
      </w:pPr>
      <w:r>
        <w:rPr>
          <w:rFonts w:ascii="Times New Roman" w:hAnsi="Times New Roman"/>
          <w:vertAlign w:val="superscript"/>
        </w:rPr>
        <w:footnoteRef/>
      </w:r>
      <w:r w:rsidRPr="00ED60C7">
        <w:rPr>
          <w:rFonts w:ascii="Times New Roman" w:hAnsi="Times New Roman"/>
          <w:lang w:val="en-US"/>
        </w:rPr>
        <w:t xml:space="preserve"> </w:t>
      </w:r>
      <w:r w:rsidRPr="006E4D74">
        <w:rPr>
          <w:rFonts w:ascii="Times New Roman" w:hAnsi="Times New Roman"/>
          <w:lang w:val="en-US"/>
        </w:rPr>
        <w:t>Digital Assets: Final report. Presented to Parliament pursuant to section 3(2) of the Law Commissions Act 1965</w:t>
      </w:r>
    </w:p>
    <w:p w14:paraId="45FDCC66" w14:textId="77777777" w:rsidR="002555AF" w:rsidRPr="00ED60C7" w:rsidRDefault="002555AF" w:rsidP="000154AF">
      <w:pPr>
        <w:pStyle w:val="Footnote3"/>
        <w:jc w:val="both"/>
        <w:rPr>
          <w:rFonts w:ascii="Times New Roman" w:hAnsi="Times New Roman"/>
          <w:lang w:val="en-US"/>
        </w:rPr>
      </w:pPr>
      <w:r w:rsidRPr="006E4D74">
        <w:rPr>
          <w:rFonts w:ascii="Times New Roman" w:hAnsi="Times New Roman"/>
          <w:lang w:val="en-US"/>
        </w:rPr>
        <w:t xml:space="preserve">Ordered by the House of Commons to </w:t>
      </w:r>
      <w:r w:rsidRPr="001277EE">
        <w:rPr>
          <w:rFonts w:ascii="Times New Roman" w:hAnsi="Times New Roman"/>
          <w:lang w:val="en-US"/>
        </w:rPr>
        <w:t>be printed on 27 June 2023</w:t>
      </w:r>
      <w:r w:rsidRPr="004F047A">
        <w:rPr>
          <w:rFonts w:ascii="Times New Roman" w:hAnsi="Times New Roman"/>
          <w:lang w:val="en-GB"/>
        </w:rPr>
        <w:t xml:space="preserve"> </w:t>
      </w:r>
      <w:r w:rsidRPr="006E4D74">
        <w:rPr>
          <w:rFonts w:ascii="Times New Roman" w:hAnsi="Times New Roman"/>
          <w:lang w:val="en-GB"/>
        </w:rPr>
        <w:t>URL: https://lawcom.gov.uk/document/digital-assets-final-report/ (</w:t>
      </w:r>
      <w:proofErr w:type="spellStart"/>
      <w:r w:rsidRPr="006E4D74">
        <w:rPr>
          <w:rFonts w:ascii="Times New Roman" w:hAnsi="Times New Roman"/>
          <w:lang w:val="en-GB"/>
        </w:rPr>
        <w:t>дата</w:t>
      </w:r>
      <w:proofErr w:type="spellEnd"/>
      <w:r w:rsidRPr="006E4D74">
        <w:rPr>
          <w:rFonts w:ascii="Times New Roman" w:hAnsi="Times New Roman"/>
          <w:lang w:val="en-GB"/>
        </w:rPr>
        <w:t xml:space="preserve"> </w:t>
      </w:r>
      <w:proofErr w:type="spellStart"/>
      <w:r w:rsidRPr="006E4D74">
        <w:rPr>
          <w:rFonts w:ascii="Times New Roman" w:hAnsi="Times New Roman"/>
          <w:lang w:val="en-GB"/>
        </w:rPr>
        <w:t>обращения</w:t>
      </w:r>
      <w:proofErr w:type="spellEnd"/>
      <w:r w:rsidRPr="006E4D74">
        <w:rPr>
          <w:rFonts w:ascii="Times New Roman" w:hAnsi="Times New Roman"/>
          <w:lang w:val="en-GB"/>
        </w:rPr>
        <w:t>: 01.01.2024)</w:t>
      </w:r>
      <w:r w:rsidRPr="001277EE">
        <w:rPr>
          <w:rFonts w:ascii="Times New Roman" w:hAnsi="Times New Roman"/>
          <w:lang w:val="en-US"/>
        </w:rPr>
        <w:t>.</w:t>
      </w:r>
      <w:r w:rsidRPr="00ED60C7">
        <w:rPr>
          <w:rFonts w:ascii="Times New Roman" w:hAnsi="Times New Roman"/>
          <w:lang w:val="en-US"/>
        </w:rPr>
        <w:t xml:space="preserve">  </w:t>
      </w:r>
    </w:p>
  </w:footnote>
  <w:footnote w:id="8">
    <w:p w14:paraId="3D542585" w14:textId="77777777" w:rsidR="00133FA8" w:rsidRPr="001A2F6C" w:rsidRDefault="00133FA8" w:rsidP="00133FA8">
      <w:pPr>
        <w:pStyle w:val="a3"/>
        <w:jc w:val="both"/>
        <w:rPr>
          <w:ins w:id="269" w:author="user" w:date="2026-04-18T19:53:00Z"/>
        </w:rPr>
      </w:pPr>
      <w:ins w:id="270" w:author="user" w:date="2026-04-18T19:53:00Z">
        <w:r>
          <w:rPr>
            <w:rStyle w:val="a5"/>
          </w:rPr>
          <w:footnoteRef/>
        </w:r>
        <w:r w:rsidRPr="005B7790">
          <w:rPr>
            <w:lang w:val="en-GB"/>
          </w:rPr>
          <w:t xml:space="preserve"> </w:t>
        </w:r>
        <w:r w:rsidRPr="00976511">
          <w:rPr>
            <w:lang w:val="en-GB"/>
          </w:rPr>
          <w:t>UNIDROIT</w:t>
        </w:r>
        <w:r w:rsidRPr="005B7790">
          <w:rPr>
            <w:lang w:val="en-GB"/>
          </w:rPr>
          <w:t xml:space="preserve"> </w:t>
        </w:r>
        <w:r w:rsidRPr="00976511">
          <w:rPr>
            <w:lang w:val="en-GB"/>
          </w:rPr>
          <w:t>Principles</w:t>
        </w:r>
        <w:r w:rsidRPr="005B7790">
          <w:rPr>
            <w:lang w:val="en-GB"/>
          </w:rPr>
          <w:t xml:space="preserve"> </w:t>
        </w:r>
        <w:r w:rsidRPr="00976511">
          <w:rPr>
            <w:lang w:val="en-GB"/>
          </w:rPr>
          <w:t>on</w:t>
        </w:r>
        <w:r w:rsidRPr="005B7790">
          <w:rPr>
            <w:lang w:val="en-GB"/>
          </w:rPr>
          <w:t xml:space="preserve"> </w:t>
        </w:r>
        <w:r w:rsidRPr="00976511">
          <w:rPr>
            <w:lang w:val="en-GB"/>
          </w:rPr>
          <w:t>Digital</w:t>
        </w:r>
        <w:r w:rsidRPr="005B7790">
          <w:rPr>
            <w:lang w:val="en-GB"/>
          </w:rPr>
          <w:t xml:space="preserve"> </w:t>
        </w:r>
        <w:r w:rsidRPr="00976511">
          <w:rPr>
            <w:lang w:val="en-GB"/>
          </w:rPr>
          <w:t>Assets</w:t>
        </w:r>
        <w:r w:rsidRPr="005B7790">
          <w:rPr>
            <w:lang w:val="en-GB"/>
          </w:rPr>
          <w:t xml:space="preserve"> </w:t>
        </w:r>
        <w:r w:rsidRPr="00976511">
          <w:rPr>
            <w:lang w:val="en-GB"/>
          </w:rPr>
          <w:t>and</w:t>
        </w:r>
        <w:r w:rsidRPr="005B7790">
          <w:rPr>
            <w:lang w:val="en-GB"/>
          </w:rPr>
          <w:t xml:space="preserve"> </w:t>
        </w:r>
        <w:r w:rsidRPr="00976511">
          <w:rPr>
            <w:lang w:val="en-GB"/>
          </w:rPr>
          <w:t>Private</w:t>
        </w:r>
        <w:r w:rsidRPr="005B7790">
          <w:rPr>
            <w:lang w:val="en-GB"/>
          </w:rPr>
          <w:t xml:space="preserve"> </w:t>
        </w:r>
        <w:r w:rsidRPr="00976511">
          <w:rPr>
            <w:lang w:val="en-GB"/>
          </w:rPr>
          <w:t>Law</w:t>
        </w:r>
        <w:r w:rsidRPr="005B7790">
          <w:rPr>
            <w:lang w:val="en-GB"/>
          </w:rPr>
          <w:t xml:space="preserve"> (</w:t>
        </w:r>
        <w:r w:rsidRPr="001A2F6C">
          <w:t>приняты</w:t>
        </w:r>
        <w:r w:rsidRPr="005B7790">
          <w:rPr>
            <w:lang w:val="en-GB"/>
          </w:rPr>
          <w:t xml:space="preserve"> </w:t>
        </w:r>
        <w:r w:rsidRPr="001A2F6C">
          <w:t>Советом</w:t>
        </w:r>
        <w:r w:rsidRPr="005B7790">
          <w:rPr>
            <w:lang w:val="en-GB"/>
          </w:rPr>
          <w:t xml:space="preserve"> </w:t>
        </w:r>
        <w:r w:rsidRPr="001A2F6C">
          <w:t>УНИДРУА</w:t>
        </w:r>
        <w:r w:rsidRPr="005B7790">
          <w:rPr>
            <w:lang w:val="en-GB"/>
          </w:rPr>
          <w:t xml:space="preserve"> </w:t>
        </w:r>
        <w:r w:rsidRPr="001A2F6C">
          <w:t>на</w:t>
        </w:r>
        <w:r w:rsidRPr="005B7790">
          <w:rPr>
            <w:lang w:val="en-GB"/>
          </w:rPr>
          <w:t xml:space="preserve"> 102-</w:t>
        </w:r>
        <w:r w:rsidRPr="001A2F6C">
          <w:t>й</w:t>
        </w:r>
        <w:r w:rsidRPr="005B7790">
          <w:rPr>
            <w:lang w:val="en-GB"/>
          </w:rPr>
          <w:t xml:space="preserve"> </w:t>
        </w:r>
        <w:r w:rsidRPr="001A2F6C">
          <w:t>сессии</w:t>
        </w:r>
        <w:r w:rsidRPr="005B7790">
          <w:rPr>
            <w:lang w:val="en-GB"/>
          </w:rPr>
          <w:t xml:space="preserve"> 10–12 </w:t>
        </w:r>
        <w:r w:rsidRPr="001A2F6C">
          <w:t>мая</w:t>
        </w:r>
        <w:r w:rsidRPr="005B7790">
          <w:rPr>
            <w:lang w:val="en-GB"/>
          </w:rPr>
          <w:t xml:space="preserve"> 2023 </w:t>
        </w:r>
        <w:r w:rsidRPr="001A2F6C">
          <w:t>г</w:t>
        </w:r>
        <w:r w:rsidRPr="005B7790">
          <w:rPr>
            <w:lang w:val="en-GB"/>
          </w:rPr>
          <w:t xml:space="preserve">., </w:t>
        </w:r>
        <w:r w:rsidRPr="001A2F6C">
          <w:t>опубликованы</w:t>
        </w:r>
        <w:r w:rsidRPr="005B7790">
          <w:rPr>
            <w:lang w:val="en-GB"/>
          </w:rPr>
          <w:t xml:space="preserve"> 4 </w:t>
        </w:r>
        <w:r w:rsidRPr="001A2F6C">
          <w:t>октября</w:t>
        </w:r>
        <w:r w:rsidRPr="005B7790">
          <w:rPr>
            <w:lang w:val="en-GB"/>
          </w:rPr>
          <w:t xml:space="preserve"> 2023 </w:t>
        </w:r>
        <w:r w:rsidRPr="001A2F6C">
          <w:t>г</w:t>
        </w:r>
        <w:r w:rsidRPr="005B7790">
          <w:rPr>
            <w:lang w:val="en-GB"/>
          </w:rPr>
          <w:t xml:space="preserve">.). </w:t>
        </w:r>
        <w:r w:rsidRPr="00976511">
          <w:rPr>
            <w:lang w:val="en-GB"/>
          </w:rPr>
          <w:t>URL</w:t>
        </w:r>
        <w:r w:rsidRPr="001A2F6C">
          <w:t xml:space="preserve">: </w:t>
        </w:r>
        <w:r w:rsidRPr="00976511">
          <w:rPr>
            <w:lang w:val="en-GB"/>
          </w:rPr>
          <w:t>https</w:t>
        </w:r>
        <w:r w:rsidRPr="001A2F6C">
          <w:t>://</w:t>
        </w:r>
        <w:r w:rsidRPr="00976511">
          <w:rPr>
            <w:lang w:val="en-GB"/>
          </w:rPr>
          <w:t>www</w:t>
        </w:r>
        <w:r w:rsidRPr="001A2F6C">
          <w:t>.</w:t>
        </w:r>
        <w:proofErr w:type="spellStart"/>
        <w:r w:rsidRPr="00976511">
          <w:rPr>
            <w:lang w:val="en-GB"/>
          </w:rPr>
          <w:t>unidroit</w:t>
        </w:r>
        <w:proofErr w:type="spellEnd"/>
        <w:r w:rsidRPr="001A2F6C">
          <w:t>.</w:t>
        </w:r>
        <w:r w:rsidRPr="00976511">
          <w:rPr>
            <w:lang w:val="en-GB"/>
          </w:rPr>
          <w:t>org</w:t>
        </w:r>
        <w:r w:rsidRPr="001A2F6C">
          <w:t>/</w:t>
        </w:r>
        <w:r w:rsidRPr="00976511">
          <w:rPr>
            <w:lang w:val="en-GB"/>
          </w:rPr>
          <w:t>work</w:t>
        </w:r>
        <w:r w:rsidRPr="001A2F6C">
          <w:t>-</w:t>
        </w:r>
        <w:r w:rsidRPr="00976511">
          <w:rPr>
            <w:lang w:val="en-GB"/>
          </w:rPr>
          <w:t>in</w:t>
        </w:r>
        <w:r w:rsidRPr="001A2F6C">
          <w:t>-</w:t>
        </w:r>
        <w:r w:rsidRPr="00976511">
          <w:rPr>
            <w:lang w:val="en-GB"/>
          </w:rPr>
          <w:t>progress</w:t>
        </w:r>
        <w:r w:rsidRPr="001A2F6C">
          <w:t>/</w:t>
        </w:r>
        <w:r w:rsidRPr="00976511">
          <w:rPr>
            <w:lang w:val="en-GB"/>
          </w:rPr>
          <w:t>digital</w:t>
        </w:r>
        <w:r w:rsidRPr="001A2F6C">
          <w:t>-</w:t>
        </w:r>
        <w:r w:rsidRPr="00976511">
          <w:rPr>
            <w:lang w:val="en-GB"/>
          </w:rPr>
          <w:t>assets</w:t>
        </w:r>
        <w:r w:rsidRPr="001A2F6C">
          <w:t>-</w:t>
        </w:r>
        <w:r w:rsidRPr="00976511">
          <w:rPr>
            <w:lang w:val="en-GB"/>
          </w:rPr>
          <w:t>and</w:t>
        </w:r>
        <w:r w:rsidRPr="001A2F6C">
          <w:t>-</w:t>
        </w:r>
        <w:r w:rsidRPr="00976511">
          <w:rPr>
            <w:lang w:val="en-GB"/>
          </w:rPr>
          <w:t>private</w:t>
        </w:r>
        <w:r w:rsidRPr="001A2F6C">
          <w:t>-</w:t>
        </w:r>
        <w:r w:rsidRPr="00976511">
          <w:rPr>
            <w:lang w:val="en-GB"/>
          </w:rPr>
          <w:t>law</w:t>
        </w:r>
        <w:r w:rsidRPr="001A2F6C">
          <w:t xml:space="preserve"> (дата обращения: 01.05.2025)</w:t>
        </w:r>
        <w:r>
          <w:t>.</w:t>
        </w:r>
      </w:ins>
    </w:p>
  </w:footnote>
  <w:footnote w:id="9">
    <w:p w14:paraId="6FAA9C6F" w14:textId="77777777" w:rsidR="002555AF" w:rsidRPr="00A101DA" w:rsidRDefault="002555AF">
      <w:pPr>
        <w:spacing w:before="120" w:after="120"/>
        <w:ind w:left="11"/>
        <w:jc w:val="both"/>
        <w:rPr>
          <w:rFonts w:ascii="Times New Roman" w:hAnsi="Times New Roman" w:cs="Times New Roman"/>
          <w:sz w:val="20"/>
          <w:szCs w:val="20"/>
        </w:rPr>
        <w:pPrChange w:id="410" w:author="user" w:date="2026-04-12T04:53:00Z">
          <w:pPr>
            <w:spacing w:before="120" w:after="120"/>
            <w:ind w:left="11" w:firstLine="698"/>
            <w:jc w:val="both"/>
          </w:pPr>
        </w:pPrChange>
      </w:pPr>
      <w:r>
        <w:rPr>
          <w:rStyle w:val="a5"/>
        </w:rPr>
        <w:footnoteRef/>
      </w:r>
      <w:r>
        <w:t xml:space="preserve"> </w:t>
      </w:r>
      <w:r w:rsidRPr="00A101DA">
        <w:rPr>
          <w:rFonts w:ascii="Times New Roman" w:hAnsi="Times New Roman" w:cs="Times New Roman"/>
          <w:i/>
          <w:iCs/>
          <w:sz w:val="20"/>
          <w:szCs w:val="20"/>
        </w:rPr>
        <w:t>Под фрагментарностью ликвидности</w:t>
      </w:r>
      <w:r w:rsidRPr="00A101DA">
        <w:rPr>
          <w:rFonts w:ascii="Times New Roman" w:hAnsi="Times New Roman" w:cs="Times New Roman"/>
          <w:sz w:val="20"/>
          <w:szCs w:val="20"/>
        </w:rPr>
        <w:t xml:space="preserve"> понимается рассредоточение спроса и предложения по нескольким независимым площадкам, что снижает глубину каждого из рынков, увеличивает спреды между ценами покупки и продажи, а также препятствует быстрому исполнению крупных заявок без существенного влияния на цену. В результате эффективное ценообразование затрудняется, а участники несут дополнительные транзакционные издержки.</w:t>
      </w:r>
    </w:p>
  </w:footnote>
  <w:footnote w:id="10">
    <w:p w14:paraId="29FC8017" w14:textId="383FEE6E" w:rsidR="00B20BF8" w:rsidRDefault="00B20BF8">
      <w:pPr>
        <w:pStyle w:val="a3"/>
      </w:pPr>
      <w:ins w:id="608" w:author="user" w:date="2026-04-17T22:58:00Z">
        <w:r>
          <w:rPr>
            <w:rStyle w:val="a5"/>
          </w:rPr>
          <w:footnoteRef/>
        </w:r>
        <w:r>
          <w:t xml:space="preserve"> </w:t>
        </w:r>
      </w:ins>
    </w:p>
  </w:footnote>
  <w:footnote w:id="11">
    <w:p w14:paraId="73179A24" w14:textId="74C51319" w:rsidR="002555AF" w:rsidRPr="00AF1F7E" w:rsidRDefault="002555AF" w:rsidP="00E156F8">
      <w:pPr>
        <w:pStyle w:val="a8"/>
        <w:spacing w:after="0" w:afterAutospacing="0"/>
        <w:contextualSpacing/>
        <w:jc w:val="both"/>
        <w:rPr>
          <w:sz w:val="20"/>
          <w:szCs w:val="20"/>
        </w:rPr>
      </w:pPr>
      <w:r w:rsidRPr="00AF1F7E">
        <w:rPr>
          <w:rStyle w:val="a5"/>
          <w:sz w:val="20"/>
          <w:szCs w:val="20"/>
        </w:rPr>
        <w:footnoteRef/>
      </w:r>
      <w:r w:rsidRPr="00AF1F7E">
        <w:rPr>
          <w:sz w:val="20"/>
          <w:szCs w:val="20"/>
        </w:rPr>
        <w:t xml:space="preserve"> Гражданский кодекс Российской Федерации от 30.11.1994 </w:t>
      </w:r>
      <w:r>
        <w:t>№</w:t>
      </w:r>
      <w:r w:rsidRPr="00AF1F7E">
        <w:rPr>
          <w:sz w:val="20"/>
          <w:szCs w:val="20"/>
        </w:rPr>
        <w:t xml:space="preserve"> 51-ФЗ, Федеральный закон от 22.04.1996 </w:t>
      </w:r>
      <w:r>
        <w:rPr>
          <w:sz w:val="20"/>
          <w:szCs w:val="20"/>
        </w:rPr>
        <w:br/>
      </w:r>
      <w:r>
        <w:t>№</w:t>
      </w:r>
      <w:r w:rsidRPr="00AF1F7E">
        <w:rPr>
          <w:sz w:val="20"/>
          <w:szCs w:val="20"/>
        </w:rPr>
        <w:t xml:space="preserve"> 39-ФЗ </w:t>
      </w:r>
      <w:r>
        <w:rPr>
          <w:sz w:val="20"/>
          <w:szCs w:val="20"/>
        </w:rPr>
        <w:t>«</w:t>
      </w:r>
      <w:r w:rsidRPr="00AF1F7E">
        <w:rPr>
          <w:sz w:val="20"/>
          <w:szCs w:val="20"/>
        </w:rPr>
        <w:t>О рынке ценных бумаг</w:t>
      </w:r>
      <w:r>
        <w:rPr>
          <w:sz w:val="20"/>
          <w:szCs w:val="20"/>
        </w:rPr>
        <w:t>»</w:t>
      </w:r>
      <w:r w:rsidRPr="00AF1F7E">
        <w:rPr>
          <w:sz w:val="20"/>
          <w:szCs w:val="20"/>
        </w:rPr>
        <w:t xml:space="preserve">, Федеральный закон от 26.12.1995 </w:t>
      </w:r>
      <w:r>
        <w:rPr>
          <w:sz w:val="20"/>
          <w:szCs w:val="20"/>
        </w:rPr>
        <w:t xml:space="preserve">№ </w:t>
      </w:r>
      <w:r w:rsidRPr="00AF1F7E">
        <w:rPr>
          <w:sz w:val="20"/>
          <w:szCs w:val="20"/>
        </w:rPr>
        <w:t xml:space="preserve">208-ФЗ </w:t>
      </w:r>
      <w:r>
        <w:rPr>
          <w:sz w:val="20"/>
          <w:szCs w:val="20"/>
        </w:rPr>
        <w:t>«</w:t>
      </w:r>
      <w:r w:rsidRPr="00AF1F7E">
        <w:rPr>
          <w:sz w:val="20"/>
          <w:szCs w:val="20"/>
        </w:rPr>
        <w:t>Об акционерных обществах</w:t>
      </w:r>
      <w:r>
        <w:rPr>
          <w:sz w:val="20"/>
          <w:szCs w:val="20"/>
        </w:rPr>
        <w:t>»</w:t>
      </w:r>
      <w:r w:rsidR="00D136D6">
        <w:rPr>
          <w:sz w:val="20"/>
          <w:szCs w:val="20"/>
        </w:rPr>
        <w:t xml:space="preserve"> (далее – ГК РФ)</w:t>
      </w:r>
      <w:r w:rsidRPr="00AF1F7E">
        <w:rPr>
          <w:sz w:val="20"/>
          <w:szCs w:val="20"/>
        </w:rPr>
        <w:t>.</w:t>
      </w:r>
    </w:p>
  </w:footnote>
  <w:footnote w:id="12">
    <w:p w14:paraId="6B8147C5" w14:textId="77777777" w:rsidR="002555AF" w:rsidRPr="00AF1F7E" w:rsidRDefault="002555AF" w:rsidP="00E156F8">
      <w:pPr>
        <w:pStyle w:val="a8"/>
        <w:spacing w:after="0" w:afterAutospacing="0"/>
        <w:contextualSpacing/>
        <w:jc w:val="both"/>
        <w:rPr>
          <w:sz w:val="20"/>
          <w:szCs w:val="20"/>
        </w:rPr>
      </w:pPr>
      <w:r w:rsidRPr="00AF1F7E">
        <w:rPr>
          <w:rStyle w:val="a5"/>
          <w:sz w:val="20"/>
          <w:szCs w:val="20"/>
        </w:rPr>
        <w:footnoteRef/>
      </w:r>
      <w:r w:rsidRPr="00AF1F7E">
        <w:rPr>
          <w:rStyle w:val="a5"/>
        </w:rPr>
        <w:t xml:space="preserve"> </w:t>
      </w:r>
      <w:r w:rsidRPr="00AF1F7E">
        <w:rPr>
          <w:sz w:val="20"/>
          <w:szCs w:val="20"/>
        </w:rPr>
        <w:t>В части родового термина наряду с термином «цифровой финансовый актив» (ЦФА) в законодательстве может быть закреплен</w:t>
      </w:r>
      <w:r w:rsidRPr="00AF1F7E">
        <w:rPr>
          <w:rFonts w:eastAsiaTheme="minorHAnsi"/>
          <w:sz w:val="20"/>
          <w:szCs w:val="20"/>
          <w:lang w:eastAsia="en-US"/>
        </w:rPr>
        <w:t xml:space="preserve"> термин «</w:t>
      </w:r>
      <w:proofErr w:type="spellStart"/>
      <w:r w:rsidRPr="00AF1F7E">
        <w:rPr>
          <w:rFonts w:eastAsiaTheme="minorHAnsi"/>
          <w:sz w:val="20"/>
          <w:szCs w:val="20"/>
          <w:lang w:eastAsia="en-US"/>
        </w:rPr>
        <w:t>криптобумага</w:t>
      </w:r>
      <w:proofErr w:type="spellEnd"/>
      <w:r w:rsidRPr="00AF1F7E">
        <w:rPr>
          <w:rFonts w:eastAsiaTheme="minorHAnsi"/>
          <w:sz w:val="20"/>
          <w:szCs w:val="20"/>
          <w:lang w:eastAsia="en-US"/>
        </w:rPr>
        <w:t xml:space="preserve">» или «криптоактив». </w:t>
      </w:r>
      <w:r w:rsidRPr="00AF1F7E">
        <w:rPr>
          <w:sz w:val="20"/>
          <w:szCs w:val="20"/>
        </w:rPr>
        <w:t>В части названий отдельных видов ЦФА за основу может быть взята терминология классических ценных бумаг (акция, облигация, депозитарная расписка). Дополнением к термину может служить указание на цифровой характер БЦБ. Так, например, цифровые права, включающие право требовать передачи эмиссионных ценных бумаг, могут быть переименованы в «</w:t>
      </w:r>
      <w:proofErr w:type="spellStart"/>
      <w:r w:rsidRPr="00AF1F7E">
        <w:rPr>
          <w:sz w:val="20"/>
          <w:szCs w:val="20"/>
        </w:rPr>
        <w:t>криптоопцион</w:t>
      </w:r>
      <w:proofErr w:type="spellEnd"/>
      <w:r w:rsidRPr="00AF1F7E">
        <w:rPr>
          <w:sz w:val="20"/>
          <w:szCs w:val="20"/>
        </w:rPr>
        <w:t>» и т. 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2162008"/>
      <w:docPartObj>
        <w:docPartGallery w:val="Page Numbers (Top of Page)"/>
        <w:docPartUnique/>
      </w:docPartObj>
    </w:sdtPr>
    <w:sdtEndPr>
      <w:rPr>
        <w:rFonts w:ascii="Times New Roman" w:hAnsi="Times New Roman" w:cs="Times New Roman"/>
        <w:sz w:val="20"/>
        <w:szCs w:val="16"/>
      </w:rPr>
    </w:sdtEndPr>
    <w:sdtContent>
      <w:p w14:paraId="3F0D46BC" w14:textId="77777777" w:rsidR="009001B0" w:rsidRPr="00D82B31" w:rsidRDefault="009001B0" w:rsidP="00FC0B5E">
        <w:pPr>
          <w:pStyle w:val="a6"/>
          <w:jc w:val="center"/>
          <w:rPr>
            <w:rFonts w:ascii="Times New Roman" w:hAnsi="Times New Roman" w:cs="Times New Roman"/>
            <w:sz w:val="20"/>
            <w:szCs w:val="16"/>
          </w:rPr>
        </w:pPr>
        <w:r w:rsidRPr="00D82B31">
          <w:rPr>
            <w:rFonts w:ascii="Times New Roman" w:hAnsi="Times New Roman" w:cs="Times New Roman"/>
            <w:sz w:val="20"/>
            <w:szCs w:val="16"/>
          </w:rPr>
          <w:fldChar w:fldCharType="begin"/>
        </w:r>
        <w:r w:rsidRPr="00D82B31">
          <w:rPr>
            <w:rFonts w:ascii="Times New Roman" w:hAnsi="Times New Roman" w:cs="Times New Roman"/>
            <w:sz w:val="20"/>
            <w:szCs w:val="16"/>
          </w:rPr>
          <w:instrText>PAGE   \* MERGEFORMAT</w:instrText>
        </w:r>
        <w:r w:rsidRPr="00D82B31">
          <w:rPr>
            <w:rFonts w:ascii="Times New Roman" w:hAnsi="Times New Roman" w:cs="Times New Roman"/>
            <w:sz w:val="20"/>
            <w:szCs w:val="16"/>
          </w:rPr>
          <w:fldChar w:fldCharType="separate"/>
        </w:r>
        <w:r w:rsidR="00A101DA">
          <w:rPr>
            <w:rFonts w:ascii="Times New Roman" w:hAnsi="Times New Roman" w:cs="Times New Roman"/>
            <w:noProof/>
            <w:sz w:val="20"/>
            <w:szCs w:val="16"/>
          </w:rPr>
          <w:t>4</w:t>
        </w:r>
        <w:r w:rsidRPr="00D82B31">
          <w:rPr>
            <w:rFonts w:ascii="Times New Roman" w:hAnsi="Times New Roman" w:cs="Times New Roman"/>
            <w:sz w:val="20"/>
            <w:szCs w:val="1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925E8" w14:textId="77777777" w:rsidR="009001B0" w:rsidRPr="004706A6" w:rsidRDefault="009001B0" w:rsidP="00FC0B5E">
    <w:pPr>
      <w:pStyle w:val="a6"/>
      <w:jc w:val="righ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392200"/>
      <w:docPartObj>
        <w:docPartGallery w:val="Page Numbers (Top of Page)"/>
        <w:docPartUnique/>
      </w:docPartObj>
    </w:sdtPr>
    <w:sdtEndPr>
      <w:rPr>
        <w:rFonts w:ascii="Times New Roman" w:hAnsi="Times New Roman" w:cs="Times New Roman"/>
        <w:sz w:val="20"/>
        <w:szCs w:val="16"/>
      </w:rPr>
    </w:sdtEndPr>
    <w:sdtContent>
      <w:p w14:paraId="3EE85759" w14:textId="77777777" w:rsidR="002555AF" w:rsidRPr="00D82B31" w:rsidRDefault="002555AF" w:rsidP="00E1692E">
        <w:pPr>
          <w:pStyle w:val="a6"/>
          <w:jc w:val="center"/>
          <w:rPr>
            <w:rFonts w:ascii="Times New Roman" w:hAnsi="Times New Roman" w:cs="Times New Roman"/>
            <w:sz w:val="20"/>
            <w:szCs w:val="16"/>
          </w:rPr>
        </w:pPr>
        <w:r w:rsidRPr="00D82B31">
          <w:rPr>
            <w:rFonts w:ascii="Times New Roman" w:hAnsi="Times New Roman" w:cs="Times New Roman"/>
            <w:sz w:val="20"/>
            <w:szCs w:val="16"/>
          </w:rPr>
          <w:fldChar w:fldCharType="begin"/>
        </w:r>
        <w:r w:rsidRPr="00D82B31">
          <w:rPr>
            <w:rFonts w:ascii="Times New Roman" w:hAnsi="Times New Roman" w:cs="Times New Roman"/>
            <w:sz w:val="20"/>
            <w:szCs w:val="16"/>
          </w:rPr>
          <w:instrText>PAGE   \* MERGEFORMAT</w:instrText>
        </w:r>
        <w:r w:rsidRPr="00D82B31">
          <w:rPr>
            <w:rFonts w:ascii="Times New Roman" w:hAnsi="Times New Roman" w:cs="Times New Roman"/>
            <w:sz w:val="20"/>
            <w:szCs w:val="16"/>
          </w:rPr>
          <w:fldChar w:fldCharType="separate"/>
        </w:r>
        <w:r w:rsidR="00A101DA">
          <w:rPr>
            <w:rFonts w:ascii="Times New Roman" w:hAnsi="Times New Roman" w:cs="Times New Roman"/>
            <w:noProof/>
            <w:sz w:val="20"/>
            <w:szCs w:val="16"/>
          </w:rPr>
          <w:t>18</w:t>
        </w:r>
        <w:r w:rsidRPr="00D82B31">
          <w:rPr>
            <w:rFonts w:ascii="Times New Roman" w:hAnsi="Times New Roman" w:cs="Times New Roman"/>
            <w:sz w:val="20"/>
            <w:szCs w:val="16"/>
          </w:rPr>
          <w:fldChar w:fldCharType="end"/>
        </w:r>
      </w:p>
    </w:sdtContent>
  </w:sdt>
  <w:p w14:paraId="726BDA14" w14:textId="77777777" w:rsidR="002555AF" w:rsidRDefault="002555A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6DEBC" w14:textId="77777777" w:rsidR="002555AF" w:rsidRPr="004706A6" w:rsidRDefault="002555AF" w:rsidP="00E1692E">
    <w:pPr>
      <w:pStyle w:val="a6"/>
      <w:jc w:val="righ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32E64"/>
    <w:multiLevelType w:val="hybridMultilevel"/>
    <w:tmpl w:val="BB760F18"/>
    <w:lvl w:ilvl="0" w:tplc="B422EEF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B407F85"/>
    <w:multiLevelType w:val="multilevel"/>
    <w:tmpl w:val="BE94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F1C57"/>
    <w:multiLevelType w:val="hybridMultilevel"/>
    <w:tmpl w:val="89146E9E"/>
    <w:lvl w:ilvl="0" w:tplc="D866832A">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 w15:restartNumberingAfterBreak="0">
    <w:nsid w:val="3288556F"/>
    <w:multiLevelType w:val="multilevel"/>
    <w:tmpl w:val="9A80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475F7"/>
    <w:multiLevelType w:val="hybridMultilevel"/>
    <w:tmpl w:val="4312839E"/>
    <w:lvl w:ilvl="0" w:tplc="CFBE4616">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5" w15:restartNumberingAfterBreak="0">
    <w:nsid w:val="5EC27428"/>
    <w:multiLevelType w:val="hybridMultilevel"/>
    <w:tmpl w:val="A4BEBBF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0"/>
  </w:num>
  <w:num w:numId="5">
    <w:abstractNumId w:val="4"/>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4AF"/>
    <w:rsid w:val="00003A4D"/>
    <w:rsid w:val="000154AF"/>
    <w:rsid w:val="0005622E"/>
    <w:rsid w:val="00062C66"/>
    <w:rsid w:val="000A6A79"/>
    <w:rsid w:val="000C6162"/>
    <w:rsid w:val="000C72F5"/>
    <w:rsid w:val="000D284D"/>
    <w:rsid w:val="000D7EE4"/>
    <w:rsid w:val="001019BB"/>
    <w:rsid w:val="00122BD0"/>
    <w:rsid w:val="00133FA8"/>
    <w:rsid w:val="00172A0C"/>
    <w:rsid w:val="001F1695"/>
    <w:rsid w:val="001F2A24"/>
    <w:rsid w:val="001F2D96"/>
    <w:rsid w:val="00205A10"/>
    <w:rsid w:val="00234088"/>
    <w:rsid w:val="00236A11"/>
    <w:rsid w:val="00244515"/>
    <w:rsid w:val="002555AF"/>
    <w:rsid w:val="002609C6"/>
    <w:rsid w:val="00270F93"/>
    <w:rsid w:val="002732E0"/>
    <w:rsid w:val="002913C3"/>
    <w:rsid w:val="00291BE4"/>
    <w:rsid w:val="002A40C1"/>
    <w:rsid w:val="002D556A"/>
    <w:rsid w:val="002F27D2"/>
    <w:rsid w:val="00393A05"/>
    <w:rsid w:val="003A006F"/>
    <w:rsid w:val="003A45DD"/>
    <w:rsid w:val="003F30B1"/>
    <w:rsid w:val="00424485"/>
    <w:rsid w:val="00472AF1"/>
    <w:rsid w:val="00474F88"/>
    <w:rsid w:val="004911D4"/>
    <w:rsid w:val="004A1182"/>
    <w:rsid w:val="004A64B6"/>
    <w:rsid w:val="004B2378"/>
    <w:rsid w:val="004C614D"/>
    <w:rsid w:val="004F4711"/>
    <w:rsid w:val="00583EEE"/>
    <w:rsid w:val="005B3C6B"/>
    <w:rsid w:val="005F596C"/>
    <w:rsid w:val="00603717"/>
    <w:rsid w:val="006170E3"/>
    <w:rsid w:val="00633659"/>
    <w:rsid w:val="0063531D"/>
    <w:rsid w:val="0069061F"/>
    <w:rsid w:val="00701598"/>
    <w:rsid w:val="007564A3"/>
    <w:rsid w:val="00770259"/>
    <w:rsid w:val="00774B72"/>
    <w:rsid w:val="00783E9B"/>
    <w:rsid w:val="00796BD0"/>
    <w:rsid w:val="00800E83"/>
    <w:rsid w:val="00812003"/>
    <w:rsid w:val="008215A4"/>
    <w:rsid w:val="008C4E74"/>
    <w:rsid w:val="008D68CE"/>
    <w:rsid w:val="009001B0"/>
    <w:rsid w:val="00990A87"/>
    <w:rsid w:val="00990C66"/>
    <w:rsid w:val="009C6D27"/>
    <w:rsid w:val="009F5F13"/>
    <w:rsid w:val="00A101DA"/>
    <w:rsid w:val="00A16468"/>
    <w:rsid w:val="00A273F0"/>
    <w:rsid w:val="00A366A7"/>
    <w:rsid w:val="00A87B18"/>
    <w:rsid w:val="00AB08BB"/>
    <w:rsid w:val="00AD19F4"/>
    <w:rsid w:val="00AE2F69"/>
    <w:rsid w:val="00AF4F31"/>
    <w:rsid w:val="00B20BF8"/>
    <w:rsid w:val="00B9088E"/>
    <w:rsid w:val="00BB3A10"/>
    <w:rsid w:val="00BB7E57"/>
    <w:rsid w:val="00BC6E5F"/>
    <w:rsid w:val="00BD4EC2"/>
    <w:rsid w:val="00C45F0E"/>
    <w:rsid w:val="00C61BF3"/>
    <w:rsid w:val="00C8508A"/>
    <w:rsid w:val="00C92E1C"/>
    <w:rsid w:val="00CD302A"/>
    <w:rsid w:val="00CE02F2"/>
    <w:rsid w:val="00CF0DDA"/>
    <w:rsid w:val="00D136D6"/>
    <w:rsid w:val="00D167EA"/>
    <w:rsid w:val="00DE2DE7"/>
    <w:rsid w:val="00DF11D7"/>
    <w:rsid w:val="00DF7827"/>
    <w:rsid w:val="00E156F8"/>
    <w:rsid w:val="00E1692E"/>
    <w:rsid w:val="00E31E0F"/>
    <w:rsid w:val="00E50D11"/>
    <w:rsid w:val="00E6543D"/>
    <w:rsid w:val="00E732FA"/>
    <w:rsid w:val="00E915C0"/>
    <w:rsid w:val="00ED0CCA"/>
    <w:rsid w:val="00F170AC"/>
    <w:rsid w:val="00F363BE"/>
    <w:rsid w:val="00F56AD5"/>
    <w:rsid w:val="00F67F21"/>
    <w:rsid w:val="00FA003A"/>
    <w:rsid w:val="00FB5C35"/>
    <w:rsid w:val="00FD15E4"/>
    <w:rsid w:val="00FE04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8059"/>
  <w15:chartTrackingRefBased/>
  <w15:docId w15:val="{6492AA2C-1178-4CC1-9741-A2F56456B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54AF"/>
    <w:pPr>
      <w:spacing w:after="0" w:line="240" w:lineRule="auto"/>
    </w:pPr>
    <w:rPr>
      <w:rFonts w:ascii="Calibri" w:hAnsi="Calibri" w:cs="Calibri"/>
      <w:lang w:val="ru-RU"/>
    </w:rPr>
  </w:style>
  <w:style w:type="paragraph" w:styleId="3">
    <w:name w:val="heading 3"/>
    <w:basedOn w:val="a"/>
    <w:link w:val="30"/>
    <w:uiPriority w:val="9"/>
    <w:qFormat/>
    <w:rsid w:val="00783E9B"/>
    <w:pPr>
      <w:spacing w:before="100" w:beforeAutospacing="1" w:after="100" w:afterAutospacing="1"/>
      <w:outlineLvl w:val="2"/>
    </w:pPr>
    <w:rPr>
      <w:rFonts w:ascii="Times New Roman" w:eastAsia="Times New Roman" w:hAnsi="Times New Roman" w:cs="Times New Roman"/>
      <w:b/>
      <w:bCs/>
      <w:sz w:val="27"/>
      <w:szCs w:val="27"/>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aliases w:val="Style 7,Текст сноски Знак Знак Знак,Текст сноски Знак Знак,Текст сноски Знак Знак Знак Знак Знак Знак,Текст сноски Знак Знак Знак Знак Знак Знак Знак Знак Знак Знак,Текст сноски Знак Знак Знак Знак Знак,Текст сноски Знак1,Текст сноски-FN,Зн"/>
    <w:basedOn w:val="a"/>
    <w:link w:val="a4"/>
    <w:uiPriority w:val="99"/>
    <w:unhideWhenUsed/>
    <w:rsid w:val="000154AF"/>
    <w:rPr>
      <w:sz w:val="20"/>
      <w:szCs w:val="20"/>
    </w:rPr>
  </w:style>
  <w:style w:type="character" w:customStyle="1" w:styleId="a4">
    <w:name w:val="Текст сноски Знак"/>
    <w:aliases w:val="Style 7 Знак,Текст сноски Знак Знак Знак Знак,Текст сноски Знак Знак Знак1,Текст сноски Знак Знак Знак Знак Знак Знак Знак,Текст сноски Знак Знак Знак Знак Знак Знак Знак Знак Знак Знак Знак,Текст сноски Знак Знак Знак Знак Знак Знак1"/>
    <w:basedOn w:val="a0"/>
    <w:link w:val="a3"/>
    <w:uiPriority w:val="99"/>
    <w:rsid w:val="000154AF"/>
    <w:rPr>
      <w:rFonts w:ascii="Calibri" w:hAnsi="Calibri" w:cs="Calibri"/>
      <w:sz w:val="20"/>
      <w:szCs w:val="20"/>
      <w:lang w:val="ru-RU"/>
    </w:rPr>
  </w:style>
  <w:style w:type="character" w:styleId="a5">
    <w:name w:val="footnote reference"/>
    <w:basedOn w:val="a0"/>
    <w:link w:val="1"/>
    <w:uiPriority w:val="99"/>
    <w:unhideWhenUsed/>
    <w:rsid w:val="000154AF"/>
    <w:rPr>
      <w:vertAlign w:val="superscript"/>
    </w:rPr>
  </w:style>
  <w:style w:type="paragraph" w:styleId="a6">
    <w:name w:val="header"/>
    <w:basedOn w:val="a"/>
    <w:link w:val="a7"/>
    <w:uiPriority w:val="99"/>
    <w:unhideWhenUsed/>
    <w:rsid w:val="000154AF"/>
    <w:pPr>
      <w:tabs>
        <w:tab w:val="center" w:pos="4677"/>
        <w:tab w:val="right" w:pos="9355"/>
      </w:tabs>
    </w:pPr>
  </w:style>
  <w:style w:type="character" w:customStyle="1" w:styleId="a7">
    <w:name w:val="Верхний колонтитул Знак"/>
    <w:basedOn w:val="a0"/>
    <w:link w:val="a6"/>
    <w:uiPriority w:val="99"/>
    <w:rsid w:val="000154AF"/>
    <w:rPr>
      <w:rFonts w:ascii="Calibri" w:hAnsi="Calibri" w:cs="Calibri"/>
      <w:lang w:val="ru-RU"/>
    </w:rPr>
  </w:style>
  <w:style w:type="paragraph" w:styleId="a8">
    <w:name w:val="Normal (Web)"/>
    <w:basedOn w:val="a"/>
    <w:uiPriority w:val="99"/>
    <w:unhideWhenUsed/>
    <w:rsid w:val="000154AF"/>
    <w:pPr>
      <w:spacing w:before="100" w:beforeAutospacing="1" w:after="100" w:afterAutospacing="1"/>
    </w:pPr>
    <w:rPr>
      <w:rFonts w:ascii="Times New Roman" w:eastAsia="Times New Roman" w:hAnsi="Times New Roman" w:cs="Times New Roman"/>
      <w:sz w:val="24"/>
      <w:szCs w:val="24"/>
      <w:lang w:eastAsia="ru-RU"/>
    </w:rPr>
  </w:style>
  <w:style w:type="paragraph" w:customStyle="1" w:styleId="1">
    <w:name w:val="Знак сноски1"/>
    <w:basedOn w:val="a"/>
    <w:link w:val="a5"/>
    <w:uiPriority w:val="99"/>
    <w:rsid w:val="000154AF"/>
    <w:pPr>
      <w:spacing w:after="160" w:line="264" w:lineRule="auto"/>
    </w:pPr>
    <w:rPr>
      <w:rFonts w:asciiTheme="minorHAnsi" w:hAnsiTheme="minorHAnsi" w:cstheme="minorBidi"/>
      <w:vertAlign w:val="superscript"/>
      <w:lang w:val="en-GB"/>
    </w:rPr>
  </w:style>
  <w:style w:type="paragraph" w:customStyle="1" w:styleId="10">
    <w:name w:val="Основной текст1"/>
    <w:basedOn w:val="a"/>
    <w:link w:val="11"/>
    <w:rsid w:val="000154AF"/>
    <w:pPr>
      <w:widowControl w:val="0"/>
      <w:ind w:firstLine="400"/>
    </w:pPr>
    <w:rPr>
      <w:rFonts w:ascii="Times New Roman" w:eastAsia="Times New Roman" w:hAnsi="Times New Roman" w:cs="Times New Roman"/>
      <w:color w:val="000000"/>
      <w:sz w:val="20"/>
      <w:szCs w:val="20"/>
      <w:lang w:eastAsia="ru-RU"/>
    </w:rPr>
  </w:style>
  <w:style w:type="character" w:customStyle="1" w:styleId="11">
    <w:name w:val="Основной текст11"/>
    <w:link w:val="10"/>
    <w:rsid w:val="000154AF"/>
    <w:rPr>
      <w:rFonts w:ascii="Times New Roman" w:eastAsia="Times New Roman" w:hAnsi="Times New Roman" w:cs="Times New Roman"/>
      <w:color w:val="000000"/>
      <w:sz w:val="20"/>
      <w:szCs w:val="20"/>
      <w:lang w:val="ru-RU" w:eastAsia="ru-RU"/>
    </w:rPr>
  </w:style>
  <w:style w:type="character" w:styleId="a9">
    <w:name w:val="Strong"/>
    <w:link w:val="12"/>
    <w:uiPriority w:val="22"/>
    <w:qFormat/>
    <w:rsid w:val="000154AF"/>
    <w:rPr>
      <w:b/>
      <w:bCs/>
    </w:rPr>
  </w:style>
  <w:style w:type="paragraph" w:customStyle="1" w:styleId="12">
    <w:name w:val="Строгий1"/>
    <w:basedOn w:val="a"/>
    <w:link w:val="a9"/>
    <w:uiPriority w:val="22"/>
    <w:rsid w:val="000154AF"/>
    <w:pPr>
      <w:spacing w:after="160" w:line="264" w:lineRule="auto"/>
    </w:pPr>
    <w:rPr>
      <w:rFonts w:asciiTheme="minorHAnsi" w:hAnsiTheme="minorHAnsi" w:cstheme="minorBidi"/>
      <w:b/>
      <w:bCs/>
      <w:lang w:val="en-GB"/>
    </w:rPr>
  </w:style>
  <w:style w:type="character" w:customStyle="1" w:styleId="110">
    <w:name w:val="Знак сноски11"/>
    <w:basedOn w:val="a0"/>
    <w:uiPriority w:val="99"/>
    <w:rsid w:val="000154AF"/>
    <w:rPr>
      <w:rFonts w:ascii="Times New Roman" w:eastAsia="Times New Roman" w:hAnsi="Times New Roman" w:cs="Times New Roman"/>
      <w:color w:val="000000"/>
      <w:sz w:val="20"/>
      <w:szCs w:val="20"/>
      <w:vertAlign w:val="superscript"/>
      <w:lang w:val="ru-RU" w:eastAsia="ru-RU"/>
    </w:rPr>
  </w:style>
  <w:style w:type="paragraph" w:customStyle="1" w:styleId="Footnote3">
    <w:name w:val="Footnote3"/>
    <w:basedOn w:val="a"/>
    <w:link w:val="Footnote2"/>
    <w:rsid w:val="000154AF"/>
    <w:rPr>
      <w:rFonts w:eastAsia="Times New Roman" w:cs="Times New Roman"/>
      <w:color w:val="000000"/>
      <w:sz w:val="20"/>
      <w:szCs w:val="20"/>
      <w:lang w:eastAsia="ru-RU"/>
    </w:rPr>
  </w:style>
  <w:style w:type="character" w:customStyle="1" w:styleId="Footnote2">
    <w:name w:val="Footnote2"/>
    <w:basedOn w:val="a0"/>
    <w:link w:val="Footnote3"/>
    <w:rsid w:val="000154AF"/>
    <w:rPr>
      <w:rFonts w:ascii="Calibri" w:eastAsia="Times New Roman" w:hAnsi="Calibri" w:cs="Times New Roman"/>
      <w:color w:val="000000"/>
      <w:sz w:val="20"/>
      <w:szCs w:val="20"/>
      <w:lang w:val="ru-RU" w:eastAsia="ru-RU"/>
    </w:rPr>
  </w:style>
  <w:style w:type="paragraph" w:styleId="aa">
    <w:name w:val="Balloon Text"/>
    <w:basedOn w:val="a"/>
    <w:link w:val="ab"/>
    <w:uiPriority w:val="99"/>
    <w:semiHidden/>
    <w:unhideWhenUsed/>
    <w:rsid w:val="00ED0CCA"/>
    <w:rPr>
      <w:rFonts w:ascii="Segoe UI" w:hAnsi="Segoe UI" w:cs="Segoe UI"/>
      <w:sz w:val="18"/>
      <w:szCs w:val="18"/>
    </w:rPr>
  </w:style>
  <w:style w:type="character" w:customStyle="1" w:styleId="ab">
    <w:name w:val="Текст выноски Знак"/>
    <w:basedOn w:val="a0"/>
    <w:link w:val="aa"/>
    <w:uiPriority w:val="99"/>
    <w:semiHidden/>
    <w:rsid w:val="00ED0CCA"/>
    <w:rPr>
      <w:rFonts w:ascii="Segoe UI" w:hAnsi="Segoe UI" w:cs="Segoe UI"/>
      <w:sz w:val="18"/>
      <w:szCs w:val="18"/>
      <w:lang w:val="ru-RU"/>
    </w:rPr>
  </w:style>
  <w:style w:type="character" w:styleId="ac">
    <w:name w:val="annotation reference"/>
    <w:basedOn w:val="a0"/>
    <w:uiPriority w:val="99"/>
    <w:semiHidden/>
    <w:unhideWhenUsed/>
    <w:rsid w:val="00CF0DDA"/>
    <w:rPr>
      <w:sz w:val="16"/>
      <w:szCs w:val="16"/>
    </w:rPr>
  </w:style>
  <w:style w:type="paragraph" w:styleId="ad">
    <w:name w:val="annotation text"/>
    <w:basedOn w:val="a"/>
    <w:link w:val="ae"/>
    <w:uiPriority w:val="99"/>
    <w:unhideWhenUsed/>
    <w:rsid w:val="00CF0DDA"/>
    <w:rPr>
      <w:sz w:val="20"/>
      <w:szCs w:val="20"/>
    </w:rPr>
  </w:style>
  <w:style w:type="character" w:customStyle="1" w:styleId="ae">
    <w:name w:val="Текст примечания Знак"/>
    <w:basedOn w:val="a0"/>
    <w:link w:val="ad"/>
    <w:uiPriority w:val="99"/>
    <w:rsid w:val="00CF0DDA"/>
    <w:rPr>
      <w:rFonts w:ascii="Calibri" w:hAnsi="Calibri" w:cs="Calibri"/>
      <w:sz w:val="20"/>
      <w:szCs w:val="20"/>
      <w:lang w:val="ru-RU"/>
    </w:rPr>
  </w:style>
  <w:style w:type="paragraph" w:styleId="af">
    <w:name w:val="annotation subject"/>
    <w:basedOn w:val="ad"/>
    <w:next w:val="ad"/>
    <w:link w:val="af0"/>
    <w:uiPriority w:val="99"/>
    <w:semiHidden/>
    <w:unhideWhenUsed/>
    <w:rsid w:val="00CF0DDA"/>
    <w:rPr>
      <w:b/>
      <w:bCs/>
    </w:rPr>
  </w:style>
  <w:style w:type="character" w:customStyle="1" w:styleId="af0">
    <w:name w:val="Тема примечания Знак"/>
    <w:basedOn w:val="ae"/>
    <w:link w:val="af"/>
    <w:uiPriority w:val="99"/>
    <w:semiHidden/>
    <w:rsid w:val="00CF0DDA"/>
    <w:rPr>
      <w:rFonts w:ascii="Calibri" w:hAnsi="Calibri" w:cs="Calibri"/>
      <w:b/>
      <w:bCs/>
      <w:sz w:val="20"/>
      <w:szCs w:val="20"/>
      <w:lang w:val="ru-RU"/>
    </w:rPr>
  </w:style>
  <w:style w:type="paragraph" w:styleId="af1">
    <w:name w:val="Revision"/>
    <w:hidden/>
    <w:uiPriority w:val="99"/>
    <w:semiHidden/>
    <w:rsid w:val="00B9088E"/>
    <w:pPr>
      <w:spacing w:after="0" w:line="240" w:lineRule="auto"/>
    </w:pPr>
    <w:rPr>
      <w:rFonts w:ascii="Calibri" w:hAnsi="Calibri" w:cs="Calibri"/>
      <w:lang w:val="ru-RU"/>
    </w:rPr>
  </w:style>
  <w:style w:type="paragraph" w:styleId="af2">
    <w:name w:val="List Paragraph"/>
    <w:basedOn w:val="a"/>
    <w:uiPriority w:val="34"/>
    <w:qFormat/>
    <w:rsid w:val="003A45DD"/>
    <w:pPr>
      <w:ind w:left="720"/>
      <w:contextualSpacing/>
    </w:pPr>
  </w:style>
  <w:style w:type="character" w:customStyle="1" w:styleId="30">
    <w:name w:val="Заголовок 3 Знак"/>
    <w:basedOn w:val="a0"/>
    <w:link w:val="3"/>
    <w:uiPriority w:val="9"/>
    <w:rsid w:val="00783E9B"/>
    <w:rPr>
      <w:rFonts w:ascii="Times New Roman" w:eastAsia="Times New Roman" w:hAnsi="Times New Roman" w:cs="Times New Roman"/>
      <w:b/>
      <w:bCs/>
      <w:sz w:val="27"/>
      <w:szCs w:val="27"/>
      <w:lang w:eastAsia="en-GB"/>
    </w:rPr>
  </w:style>
  <w:style w:type="paragraph" w:customStyle="1" w:styleId="ds-markdown-paragraph">
    <w:name w:val="ds-markdown-paragraph"/>
    <w:basedOn w:val="a"/>
    <w:rsid w:val="00783E9B"/>
    <w:pPr>
      <w:spacing w:before="100" w:beforeAutospacing="1" w:after="100" w:afterAutospacing="1"/>
    </w:pPr>
    <w:rPr>
      <w:rFonts w:ascii="Times New Roman" w:eastAsia="Times New Roman" w:hAnsi="Times New Roman" w:cs="Times New Roman"/>
      <w:sz w:val="24"/>
      <w:szCs w:val="24"/>
      <w:lang w:val="en-GB" w:eastAsia="en-GB"/>
    </w:rPr>
  </w:style>
  <w:style w:type="character" w:styleId="af3">
    <w:name w:val="Emphasis"/>
    <w:basedOn w:val="a0"/>
    <w:uiPriority w:val="20"/>
    <w:qFormat/>
    <w:rsid w:val="00783E9B"/>
    <w:rPr>
      <w:i/>
      <w:iCs/>
    </w:rPr>
  </w:style>
  <w:style w:type="table" w:styleId="af4">
    <w:name w:val="Table Grid"/>
    <w:basedOn w:val="a1"/>
    <w:uiPriority w:val="39"/>
    <w:rsid w:val="00990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75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4.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82A4D-2976-4BBD-9C79-C48D272B8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6392</Words>
  <Characters>36435</Characters>
  <Application>Microsoft Office Word</Application>
  <DocSecurity>0</DocSecurity>
  <Lines>303</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2026-04-17T01:05:00Z</cp:lastPrinted>
  <dcterms:created xsi:type="dcterms:W3CDTF">2026-04-19T05:51:00Z</dcterms:created>
  <dcterms:modified xsi:type="dcterms:W3CDTF">2026-04-19T05:51:00Z</dcterms:modified>
</cp:coreProperties>
</file>